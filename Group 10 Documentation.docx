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74FAA6" w14:textId="272DEAF8" w:rsidR="005155B1" w:rsidRDefault="005155B1" w:rsidP="005155B1">
      <w:r>
        <w:rPr>
          <w:noProof/>
        </w:rPr>
        <w:drawing>
          <wp:anchor distT="0" distB="0" distL="114300" distR="114300" simplePos="0" relativeHeight="251658242" behindDoc="1" locked="0" layoutInCell="1" allowOverlap="1" wp14:anchorId="4208C7B3" wp14:editId="5C3ABD87">
            <wp:simplePos x="0" y="0"/>
            <wp:positionH relativeFrom="margin">
              <wp:posOffset>1367155</wp:posOffset>
            </wp:positionH>
            <wp:positionV relativeFrom="paragraph">
              <wp:posOffset>0</wp:posOffset>
            </wp:positionV>
            <wp:extent cx="3000375" cy="1524000"/>
            <wp:effectExtent l="0" t="0" r="9525" b="0"/>
            <wp:wrapTight wrapText="bothSides">
              <wp:wrapPolygon edited="0">
                <wp:start x="0" y="0"/>
                <wp:lineTo x="0" y="21330"/>
                <wp:lineTo x="21531" y="21330"/>
                <wp:lineTo x="21531" y="0"/>
                <wp:lineTo x="0" y="0"/>
              </wp:wrapPolygon>
            </wp:wrapTight>
            <wp:docPr id="1"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for a university&#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000375" cy="1524000"/>
                    </a:xfrm>
                    <a:prstGeom prst="rect">
                      <a:avLst/>
                    </a:prstGeom>
                  </pic:spPr>
                </pic:pic>
              </a:graphicData>
            </a:graphic>
          </wp:anchor>
        </w:drawing>
      </w:r>
    </w:p>
    <w:p w14:paraId="5BC065DB" w14:textId="77777777" w:rsidR="005155B1" w:rsidRDefault="005155B1" w:rsidP="005155B1"/>
    <w:p w14:paraId="7F105B32" w14:textId="77777777" w:rsidR="005155B1" w:rsidRDefault="005155B1" w:rsidP="005155B1"/>
    <w:p w14:paraId="318788CC" w14:textId="77777777" w:rsidR="005155B1" w:rsidRDefault="005155B1" w:rsidP="005155B1"/>
    <w:p w14:paraId="55017617" w14:textId="77777777" w:rsidR="005155B1" w:rsidRDefault="005155B1" w:rsidP="00415613">
      <w:pPr>
        <w:rPr>
          <w:b/>
          <w:sz w:val="32"/>
        </w:rPr>
      </w:pPr>
    </w:p>
    <w:p w14:paraId="341C25DA" w14:textId="681A9703" w:rsidR="005155B1" w:rsidRDefault="008B4311" w:rsidP="005155B1">
      <w:pPr>
        <w:jc w:val="center"/>
        <w:rPr>
          <w:b/>
          <w:sz w:val="32"/>
        </w:rPr>
      </w:pPr>
      <w:r w:rsidRPr="008B4311">
        <w:rPr>
          <w:b/>
          <w:sz w:val="32"/>
        </w:rPr>
        <w:t>Collaborative Application Development</w:t>
      </w:r>
      <w:r w:rsidR="005155B1" w:rsidRPr="00381071">
        <w:rPr>
          <w:b/>
          <w:sz w:val="32"/>
        </w:rPr>
        <w:t xml:space="preserve"> (</w:t>
      </w:r>
      <w:r w:rsidR="005155B1" w:rsidRPr="00BB53CF">
        <w:rPr>
          <w:b/>
          <w:sz w:val="32"/>
        </w:rPr>
        <w:t>CSC-4003</w:t>
      </w:r>
      <w:r w:rsidR="00A36DF2">
        <w:rPr>
          <w:b/>
          <w:sz w:val="32"/>
        </w:rPr>
        <w:t>8</w:t>
      </w:r>
      <w:r w:rsidR="005155B1" w:rsidRPr="00381071">
        <w:rPr>
          <w:b/>
          <w:sz w:val="32"/>
        </w:rPr>
        <w:t>)</w:t>
      </w:r>
    </w:p>
    <w:p w14:paraId="04729A7A" w14:textId="1D07D08E" w:rsidR="005155B1" w:rsidRPr="007E05A9" w:rsidRDefault="003F16D6" w:rsidP="007E05A9">
      <w:pPr>
        <w:jc w:val="center"/>
        <w:rPr>
          <w:b/>
          <w:sz w:val="32"/>
          <w:u w:val="single"/>
        </w:rPr>
      </w:pPr>
      <w:r>
        <w:rPr>
          <w:b/>
          <w:sz w:val="32"/>
          <w:u w:val="single"/>
        </w:rPr>
        <w:t xml:space="preserve">Group </w:t>
      </w:r>
      <w:r w:rsidR="005155B1">
        <w:rPr>
          <w:b/>
          <w:sz w:val="32"/>
          <w:u w:val="single"/>
        </w:rPr>
        <w:t>Coursework</w:t>
      </w:r>
    </w:p>
    <w:p w14:paraId="3B9CF2D1" w14:textId="77777777" w:rsidR="005155B1" w:rsidRDefault="005155B1" w:rsidP="005155B1">
      <w:pPr>
        <w:jc w:val="center"/>
        <w:rPr>
          <w:b/>
          <w:sz w:val="28"/>
        </w:rPr>
      </w:pPr>
      <w:r>
        <w:rPr>
          <w:b/>
          <w:sz w:val="28"/>
        </w:rPr>
        <w:t>Submitted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E05A9" w:rsidRPr="00334CB1" w14:paraId="06223E2C" w14:textId="77777777" w:rsidTr="00BF398A">
        <w:tc>
          <w:tcPr>
            <w:tcW w:w="9016" w:type="dxa"/>
            <w:gridSpan w:val="2"/>
            <w:vAlign w:val="center"/>
          </w:tcPr>
          <w:p w14:paraId="433C94B8" w14:textId="32C5EFF3" w:rsidR="007E05A9" w:rsidRPr="007E05A9" w:rsidRDefault="007E05A9">
            <w:pPr>
              <w:jc w:val="center"/>
              <w:rPr>
                <w:b/>
                <w:bCs/>
                <w:sz w:val="28"/>
              </w:rPr>
            </w:pPr>
            <w:r>
              <w:rPr>
                <w:b/>
                <w:bCs/>
                <w:sz w:val="28"/>
              </w:rPr>
              <w:t>Group 10</w:t>
            </w:r>
          </w:p>
        </w:tc>
      </w:tr>
      <w:tr w:rsidR="007E05A9" w:rsidRPr="00334CB1" w14:paraId="1BF81E3C" w14:textId="77777777" w:rsidTr="00BF398A">
        <w:tc>
          <w:tcPr>
            <w:tcW w:w="4508" w:type="dxa"/>
            <w:vAlign w:val="center"/>
          </w:tcPr>
          <w:p w14:paraId="14B05B9A" w14:textId="705C824F" w:rsidR="007E05A9" w:rsidRPr="00334CB1" w:rsidRDefault="007E05A9" w:rsidP="007E05A9">
            <w:pPr>
              <w:jc w:val="center"/>
              <w:rPr>
                <w:sz w:val="28"/>
              </w:rPr>
            </w:pPr>
            <w:r w:rsidRPr="00334CB1">
              <w:rPr>
                <w:sz w:val="28"/>
              </w:rPr>
              <w:t>Muhammad Shaheer Rehan</w:t>
            </w:r>
          </w:p>
        </w:tc>
        <w:tc>
          <w:tcPr>
            <w:tcW w:w="4508" w:type="dxa"/>
            <w:vAlign w:val="center"/>
          </w:tcPr>
          <w:p w14:paraId="4CB6CD8B" w14:textId="280010AE" w:rsidR="007E05A9" w:rsidRPr="00334CB1" w:rsidRDefault="007E05A9" w:rsidP="007E05A9">
            <w:pPr>
              <w:jc w:val="center"/>
              <w:rPr>
                <w:sz w:val="28"/>
              </w:rPr>
            </w:pPr>
            <w:r w:rsidRPr="00334CB1">
              <w:rPr>
                <w:sz w:val="28"/>
              </w:rPr>
              <w:t>Student ID</w:t>
            </w:r>
            <w:r>
              <w:rPr>
                <w:sz w:val="28"/>
              </w:rPr>
              <w:t>:</w:t>
            </w:r>
            <w:r w:rsidRPr="00334CB1">
              <w:rPr>
                <w:sz w:val="28"/>
              </w:rPr>
              <w:t xml:space="preserve"> 23029762</w:t>
            </w:r>
          </w:p>
        </w:tc>
      </w:tr>
      <w:tr w:rsidR="007E05A9" w:rsidRPr="00334CB1" w14:paraId="684C76DE" w14:textId="77777777" w:rsidTr="00BF398A">
        <w:tc>
          <w:tcPr>
            <w:tcW w:w="4508" w:type="dxa"/>
            <w:vAlign w:val="center"/>
          </w:tcPr>
          <w:p w14:paraId="112EBD03" w14:textId="4E32E28C" w:rsidR="007E05A9" w:rsidRPr="00334CB1" w:rsidRDefault="7CDEE7D5" w:rsidP="007E05A9">
            <w:pPr>
              <w:jc w:val="center"/>
              <w:rPr>
                <w:sz w:val="28"/>
                <w:szCs w:val="28"/>
              </w:rPr>
            </w:pPr>
            <w:r w:rsidRPr="5C69B8A5">
              <w:rPr>
                <w:sz w:val="28"/>
                <w:szCs w:val="28"/>
              </w:rPr>
              <w:t>Chakaya Nyamvula</w:t>
            </w:r>
          </w:p>
        </w:tc>
        <w:tc>
          <w:tcPr>
            <w:tcW w:w="4508" w:type="dxa"/>
            <w:vAlign w:val="center"/>
          </w:tcPr>
          <w:p w14:paraId="4915E705" w14:textId="53538649" w:rsidR="007E05A9" w:rsidRPr="00334CB1" w:rsidRDefault="7CDEE7D5" w:rsidP="007E05A9">
            <w:pPr>
              <w:jc w:val="center"/>
              <w:rPr>
                <w:sz w:val="28"/>
                <w:szCs w:val="28"/>
              </w:rPr>
            </w:pPr>
            <w:r w:rsidRPr="5C69B8A5">
              <w:rPr>
                <w:sz w:val="28"/>
                <w:szCs w:val="28"/>
              </w:rPr>
              <w:t>Student</w:t>
            </w:r>
            <w:r w:rsidRPr="783580A1">
              <w:rPr>
                <w:sz w:val="28"/>
                <w:szCs w:val="28"/>
              </w:rPr>
              <w:t xml:space="preserve"> ID: </w:t>
            </w:r>
            <w:r w:rsidRPr="6F25A2C8">
              <w:rPr>
                <w:sz w:val="28"/>
                <w:szCs w:val="28"/>
              </w:rPr>
              <w:t>23009693</w:t>
            </w:r>
          </w:p>
        </w:tc>
      </w:tr>
      <w:tr w:rsidR="007E05A9" w:rsidRPr="00334CB1" w14:paraId="664E0DD3" w14:textId="77777777" w:rsidTr="00BF398A">
        <w:tc>
          <w:tcPr>
            <w:tcW w:w="4508" w:type="dxa"/>
            <w:vAlign w:val="center"/>
          </w:tcPr>
          <w:p w14:paraId="7EED6D92" w14:textId="1D1B3625" w:rsidR="007E05A9" w:rsidRPr="00334CB1" w:rsidRDefault="004F64AB" w:rsidP="007E05A9">
            <w:pPr>
              <w:jc w:val="center"/>
              <w:rPr>
                <w:sz w:val="28"/>
              </w:rPr>
            </w:pPr>
            <w:r>
              <w:rPr>
                <w:sz w:val="28"/>
              </w:rPr>
              <w:t>Jamie Wilson</w:t>
            </w:r>
          </w:p>
        </w:tc>
        <w:tc>
          <w:tcPr>
            <w:tcW w:w="4508" w:type="dxa"/>
            <w:vAlign w:val="center"/>
          </w:tcPr>
          <w:p w14:paraId="759167F5" w14:textId="71D53747" w:rsidR="007E05A9" w:rsidRPr="00334CB1" w:rsidRDefault="004F64AB" w:rsidP="007E05A9">
            <w:pPr>
              <w:jc w:val="center"/>
              <w:rPr>
                <w:sz w:val="28"/>
              </w:rPr>
            </w:pPr>
            <w:r>
              <w:rPr>
                <w:sz w:val="28"/>
              </w:rPr>
              <w:t>Student ID: 20015339</w:t>
            </w:r>
          </w:p>
        </w:tc>
      </w:tr>
      <w:tr w:rsidR="007E05A9" w:rsidRPr="00334CB1" w14:paraId="2CD45BD3" w14:textId="77777777" w:rsidTr="00BF398A">
        <w:tc>
          <w:tcPr>
            <w:tcW w:w="4508" w:type="dxa"/>
            <w:vAlign w:val="center"/>
          </w:tcPr>
          <w:p w14:paraId="43D04CE3" w14:textId="5368ABEB" w:rsidR="007E05A9" w:rsidRPr="00334CB1" w:rsidRDefault="010DD18A" w:rsidP="007E05A9">
            <w:pPr>
              <w:jc w:val="center"/>
              <w:rPr>
                <w:sz w:val="28"/>
                <w:szCs w:val="28"/>
              </w:rPr>
            </w:pPr>
            <w:r w:rsidRPr="3411E8D3">
              <w:rPr>
                <w:sz w:val="28"/>
                <w:szCs w:val="28"/>
              </w:rPr>
              <w:t>Jyothesh karnam</w:t>
            </w:r>
          </w:p>
        </w:tc>
        <w:tc>
          <w:tcPr>
            <w:tcW w:w="4508" w:type="dxa"/>
            <w:vAlign w:val="center"/>
          </w:tcPr>
          <w:p w14:paraId="29228851" w14:textId="37832BD0" w:rsidR="007E05A9" w:rsidRPr="00334CB1" w:rsidRDefault="010DD18A" w:rsidP="007E05A9">
            <w:pPr>
              <w:jc w:val="center"/>
              <w:rPr>
                <w:sz w:val="28"/>
                <w:szCs w:val="28"/>
              </w:rPr>
            </w:pPr>
            <w:r w:rsidRPr="3411E8D3">
              <w:rPr>
                <w:sz w:val="28"/>
                <w:szCs w:val="28"/>
              </w:rPr>
              <w:t>Student ID: 23032448</w:t>
            </w:r>
          </w:p>
        </w:tc>
      </w:tr>
      <w:tr w:rsidR="007E05A9" w:rsidRPr="00334CB1" w14:paraId="2347CADE" w14:textId="77777777" w:rsidTr="00BF398A">
        <w:tc>
          <w:tcPr>
            <w:tcW w:w="4508" w:type="dxa"/>
            <w:vAlign w:val="center"/>
          </w:tcPr>
          <w:p w14:paraId="4B6B26FA" w14:textId="1EEA461A" w:rsidR="007E05A9" w:rsidRPr="00334CB1" w:rsidRDefault="70EAC956" w:rsidP="007E05A9">
            <w:pPr>
              <w:jc w:val="center"/>
              <w:rPr>
                <w:sz w:val="28"/>
                <w:szCs w:val="28"/>
              </w:rPr>
            </w:pPr>
            <w:r w:rsidRPr="46C1CE6E">
              <w:rPr>
                <w:sz w:val="28"/>
                <w:szCs w:val="28"/>
              </w:rPr>
              <w:t>Thomas Goold</w:t>
            </w:r>
          </w:p>
        </w:tc>
        <w:tc>
          <w:tcPr>
            <w:tcW w:w="4508" w:type="dxa"/>
            <w:vAlign w:val="center"/>
          </w:tcPr>
          <w:p w14:paraId="68C33150" w14:textId="555D9DBF" w:rsidR="007E05A9" w:rsidRPr="00334CB1" w:rsidRDefault="70EAC956" w:rsidP="007E05A9">
            <w:pPr>
              <w:jc w:val="center"/>
              <w:rPr>
                <w:sz w:val="28"/>
                <w:szCs w:val="28"/>
              </w:rPr>
            </w:pPr>
            <w:r w:rsidRPr="46C1CE6E">
              <w:rPr>
                <w:sz w:val="28"/>
                <w:szCs w:val="28"/>
              </w:rPr>
              <w:t>Student ID: 20021999</w:t>
            </w:r>
          </w:p>
        </w:tc>
      </w:tr>
      <w:tr w:rsidR="007E05A9" w:rsidRPr="00334CB1" w14:paraId="01658794" w14:textId="77777777" w:rsidTr="00BF398A">
        <w:tc>
          <w:tcPr>
            <w:tcW w:w="4508" w:type="dxa"/>
            <w:vAlign w:val="center"/>
          </w:tcPr>
          <w:p w14:paraId="10270A20" w14:textId="74CA2315" w:rsidR="007E05A9" w:rsidRPr="00334CB1" w:rsidRDefault="207A0BD3" w:rsidP="007E05A9">
            <w:pPr>
              <w:jc w:val="center"/>
              <w:rPr>
                <w:sz w:val="28"/>
                <w:szCs w:val="28"/>
              </w:rPr>
            </w:pPr>
            <w:r w:rsidRPr="4E08C75A">
              <w:rPr>
                <w:sz w:val="28"/>
                <w:szCs w:val="28"/>
              </w:rPr>
              <w:t>Mohanned Younis</w:t>
            </w:r>
          </w:p>
        </w:tc>
        <w:tc>
          <w:tcPr>
            <w:tcW w:w="4508" w:type="dxa"/>
            <w:vAlign w:val="center"/>
          </w:tcPr>
          <w:p w14:paraId="44BC285E" w14:textId="125C8F98" w:rsidR="007E05A9" w:rsidRPr="00334CB1" w:rsidRDefault="207A0BD3" w:rsidP="007E05A9">
            <w:pPr>
              <w:jc w:val="center"/>
              <w:rPr>
                <w:sz w:val="28"/>
                <w:szCs w:val="28"/>
              </w:rPr>
            </w:pPr>
            <w:r w:rsidRPr="4E08C75A">
              <w:rPr>
                <w:sz w:val="28"/>
                <w:szCs w:val="28"/>
              </w:rPr>
              <w:t>Student ID</w:t>
            </w:r>
            <w:r w:rsidRPr="0573F9EB">
              <w:rPr>
                <w:sz w:val="28"/>
                <w:szCs w:val="28"/>
              </w:rPr>
              <w:t xml:space="preserve">: </w:t>
            </w:r>
            <w:r w:rsidRPr="48EEFD87">
              <w:rPr>
                <w:sz w:val="28"/>
                <w:szCs w:val="28"/>
              </w:rPr>
              <w:t>23039903</w:t>
            </w:r>
          </w:p>
        </w:tc>
      </w:tr>
      <w:tr w:rsidR="00F812DA" w:rsidRPr="00334CB1" w14:paraId="08E6160A" w14:textId="77777777" w:rsidTr="00BF398A">
        <w:tc>
          <w:tcPr>
            <w:tcW w:w="4508" w:type="dxa"/>
            <w:vAlign w:val="center"/>
          </w:tcPr>
          <w:p w14:paraId="59F30FC5" w14:textId="05057DB9" w:rsidR="00F812DA" w:rsidRPr="00334CB1" w:rsidRDefault="402C9035" w:rsidP="007E05A9">
            <w:pPr>
              <w:jc w:val="center"/>
              <w:rPr>
                <w:sz w:val="28"/>
                <w:szCs w:val="28"/>
              </w:rPr>
            </w:pPr>
            <w:r w:rsidRPr="2EB47823">
              <w:rPr>
                <w:sz w:val="28"/>
                <w:szCs w:val="28"/>
              </w:rPr>
              <w:t>Reynold Kwok</w:t>
            </w:r>
          </w:p>
        </w:tc>
        <w:tc>
          <w:tcPr>
            <w:tcW w:w="4508" w:type="dxa"/>
            <w:vAlign w:val="center"/>
          </w:tcPr>
          <w:p w14:paraId="5CB0E24A" w14:textId="76B3897C" w:rsidR="00F812DA" w:rsidRPr="00334CB1" w:rsidRDefault="402C9035" w:rsidP="007E05A9">
            <w:pPr>
              <w:jc w:val="center"/>
              <w:rPr>
                <w:sz w:val="28"/>
                <w:szCs w:val="28"/>
              </w:rPr>
            </w:pPr>
            <w:r w:rsidRPr="2EB47823">
              <w:rPr>
                <w:sz w:val="28"/>
                <w:szCs w:val="28"/>
              </w:rPr>
              <w:t xml:space="preserve">Student ID: </w:t>
            </w:r>
            <w:r w:rsidRPr="6646E6B9">
              <w:rPr>
                <w:sz w:val="28"/>
                <w:szCs w:val="28"/>
              </w:rPr>
              <w:t>23003788</w:t>
            </w:r>
          </w:p>
        </w:tc>
      </w:tr>
    </w:tbl>
    <w:p w14:paraId="6AB7E3F7" w14:textId="77777777" w:rsidR="005155B1" w:rsidRDefault="005155B1" w:rsidP="005155B1">
      <w:pPr>
        <w:rPr>
          <w:b/>
          <w:sz w:val="28"/>
        </w:rPr>
      </w:pPr>
    </w:p>
    <w:p w14:paraId="50C64B84" w14:textId="68A50569" w:rsidR="005155B1" w:rsidRDefault="005155B1" w:rsidP="005155B1">
      <w:pPr>
        <w:jc w:val="right"/>
        <w:rPr>
          <w:sz w:val="28"/>
        </w:rPr>
      </w:pPr>
      <w:r>
        <w:rPr>
          <w:b/>
          <w:sz w:val="28"/>
        </w:rPr>
        <w:t xml:space="preserve">Date of Submission: </w:t>
      </w:r>
      <w:r w:rsidR="00062A3D">
        <w:rPr>
          <w:sz w:val="28"/>
        </w:rPr>
        <w:t>February</w:t>
      </w:r>
      <w:r>
        <w:rPr>
          <w:sz w:val="28"/>
        </w:rPr>
        <w:t xml:space="preserve"> 2</w:t>
      </w:r>
      <w:r w:rsidR="00062A3D">
        <w:rPr>
          <w:sz w:val="28"/>
        </w:rPr>
        <w:t>9</w:t>
      </w:r>
      <w:r>
        <w:rPr>
          <w:sz w:val="28"/>
        </w:rPr>
        <w:t>, 202</w:t>
      </w:r>
      <w:r w:rsidR="00062A3D">
        <w:rPr>
          <w:sz w:val="28"/>
        </w:rPr>
        <w:t>4</w:t>
      </w:r>
      <w:r>
        <w:rPr>
          <w:sz w:val="28"/>
        </w:rPr>
        <w:t>.</w:t>
      </w:r>
    </w:p>
    <w:p w14:paraId="149C962E" w14:textId="77777777" w:rsidR="005155B1" w:rsidRDefault="005155B1" w:rsidP="005155B1">
      <w:pPr>
        <w:rPr>
          <w:sz w:val="28"/>
        </w:rPr>
      </w:pPr>
    </w:p>
    <w:p w14:paraId="563A1523" w14:textId="77777777" w:rsidR="005155B1" w:rsidRPr="00334CB1" w:rsidRDefault="005155B1" w:rsidP="005155B1">
      <w:pPr>
        <w:jc w:val="center"/>
        <w:rPr>
          <w:b/>
          <w:sz w:val="28"/>
        </w:rPr>
      </w:pPr>
      <w:r w:rsidRPr="00334CB1">
        <w:rPr>
          <w:b/>
          <w:sz w:val="28"/>
        </w:rPr>
        <w:t>School of Computing and Mathematics,</w:t>
      </w:r>
    </w:p>
    <w:p w14:paraId="33D69B02" w14:textId="77777777" w:rsidR="00CD1869" w:rsidRDefault="005155B1" w:rsidP="00CD1869">
      <w:pPr>
        <w:jc w:val="center"/>
        <w:rPr>
          <w:b/>
          <w:sz w:val="28"/>
        </w:rPr>
      </w:pPr>
      <w:r w:rsidRPr="00334CB1">
        <w:rPr>
          <w:b/>
          <w:sz w:val="28"/>
        </w:rPr>
        <w:t>Keele University, UK</w:t>
      </w:r>
    </w:p>
    <w:p w14:paraId="220C4C39" w14:textId="41676062" w:rsidR="00645585" w:rsidRDefault="005155B1" w:rsidP="000420E1">
      <w:pPr>
        <w:jc w:val="center"/>
        <w:rPr>
          <w:rFonts w:cs="Arial"/>
          <w:sz w:val="28"/>
          <w:szCs w:val="28"/>
          <w:u w:val="single"/>
        </w:rPr>
      </w:pPr>
      <w:r>
        <w:rPr>
          <w:b/>
          <w:sz w:val="28"/>
        </w:rPr>
        <w:t>202</w:t>
      </w:r>
      <w:r w:rsidR="00CD1869">
        <w:rPr>
          <w:b/>
          <w:sz w:val="28"/>
        </w:rPr>
        <w:t>4</w:t>
      </w:r>
      <w:r w:rsidR="00645585">
        <w:rPr>
          <w:rFonts w:cs="Arial"/>
          <w:sz w:val="28"/>
          <w:szCs w:val="28"/>
          <w:u w:val="single"/>
        </w:rPr>
        <w:br w:type="page"/>
      </w:r>
    </w:p>
    <w:sdt>
      <w:sdtPr>
        <w:rPr>
          <w:b/>
          <w:bCs/>
          <w:sz w:val="36"/>
          <w:szCs w:val="36"/>
        </w:rPr>
        <w:id w:val="741448908"/>
        <w:docPartObj>
          <w:docPartGallery w:val="Table of Contents"/>
          <w:docPartUnique/>
        </w:docPartObj>
      </w:sdtPr>
      <w:sdtEndPr>
        <w:rPr>
          <w:b w:val="0"/>
          <w:noProof/>
          <w:sz w:val="24"/>
          <w:szCs w:val="22"/>
        </w:rPr>
      </w:sdtEndPr>
      <w:sdtContent>
        <w:p w14:paraId="37931829" w14:textId="1CDC513E" w:rsidR="00BE307B" w:rsidRPr="008B69C1" w:rsidRDefault="008B69C1" w:rsidP="00743CC1">
          <w:pPr>
            <w:jc w:val="center"/>
            <w:rPr>
              <w:rStyle w:val="Heading1Char"/>
            </w:rPr>
          </w:pPr>
          <w:r>
            <w:rPr>
              <w:rStyle w:val="Heading1Char"/>
            </w:rPr>
            <w:t>TABLE OF CONTENTS</w:t>
          </w:r>
        </w:p>
        <w:p w14:paraId="1C62D358" w14:textId="18FCA77A" w:rsidR="00026407" w:rsidRPr="00FF0A75" w:rsidRDefault="00BE73B8">
          <w:pPr>
            <w:pStyle w:val="TOC1"/>
            <w:tabs>
              <w:tab w:val="left" w:pos="480"/>
            </w:tabs>
            <w:rPr>
              <w:rFonts w:eastAsiaTheme="minorEastAsia"/>
              <w:b w:val="0"/>
              <w:bCs w:val="0"/>
              <w:color w:val="auto"/>
              <w:sz w:val="24"/>
              <w:szCs w:val="24"/>
              <w:lang w:val="en-GB" w:eastAsia="en-GB"/>
            </w:rPr>
          </w:pPr>
          <w:r w:rsidRPr="008B69C1">
            <w:rPr>
              <w:sz w:val="24"/>
              <w:szCs w:val="24"/>
            </w:rPr>
            <w:fldChar w:fldCharType="begin"/>
          </w:r>
          <w:r w:rsidRPr="0056186F">
            <w:rPr>
              <w:sz w:val="24"/>
              <w:szCs w:val="24"/>
            </w:rPr>
            <w:instrText xml:space="preserve"> TOC \o "1-3" \h \z \u </w:instrText>
          </w:r>
          <w:r w:rsidRPr="008B69C1">
            <w:rPr>
              <w:sz w:val="24"/>
              <w:szCs w:val="24"/>
            </w:rPr>
            <w:fldChar w:fldCharType="separate"/>
          </w:r>
          <w:hyperlink w:anchor="_Toc160103470" w:history="1">
            <w:r w:rsidR="00026407" w:rsidRPr="00FF0A75">
              <w:rPr>
                <w:rStyle w:val="Hyperlink"/>
                <w:b w:val="0"/>
                <w:bCs w:val="0"/>
                <w:sz w:val="24"/>
                <w:szCs w:val="24"/>
              </w:rPr>
              <w:t>1.</w:t>
            </w:r>
            <w:r w:rsidR="00026407" w:rsidRPr="00FF0A75">
              <w:rPr>
                <w:rFonts w:eastAsiaTheme="minorEastAsia"/>
                <w:b w:val="0"/>
                <w:bCs w:val="0"/>
                <w:color w:val="auto"/>
                <w:sz w:val="24"/>
                <w:szCs w:val="24"/>
                <w:lang w:val="en-GB" w:eastAsia="en-GB"/>
              </w:rPr>
              <w:tab/>
            </w:r>
            <w:r w:rsidR="00026407" w:rsidRPr="00FF0A75">
              <w:rPr>
                <w:rStyle w:val="Hyperlink"/>
                <w:b w:val="0"/>
                <w:bCs w:val="0"/>
                <w:sz w:val="24"/>
                <w:szCs w:val="24"/>
              </w:rPr>
              <w:t>ABSTRACT</w:t>
            </w:r>
            <w:r w:rsidR="00026407" w:rsidRPr="00FF0A75">
              <w:rPr>
                <w:b w:val="0"/>
                <w:bCs w:val="0"/>
                <w:webHidden/>
                <w:sz w:val="24"/>
                <w:szCs w:val="24"/>
              </w:rPr>
              <w:tab/>
            </w:r>
            <w:r w:rsidR="00026407" w:rsidRPr="00FF0A75">
              <w:rPr>
                <w:b w:val="0"/>
                <w:bCs w:val="0"/>
                <w:webHidden/>
                <w:sz w:val="24"/>
                <w:szCs w:val="24"/>
              </w:rPr>
              <w:fldChar w:fldCharType="begin"/>
            </w:r>
            <w:r w:rsidR="00026407" w:rsidRPr="00FF0A75">
              <w:rPr>
                <w:b w:val="0"/>
                <w:bCs w:val="0"/>
                <w:webHidden/>
                <w:sz w:val="24"/>
                <w:szCs w:val="24"/>
              </w:rPr>
              <w:instrText xml:space="preserve"> PAGEREF _Toc160103470 \h </w:instrText>
            </w:r>
            <w:r w:rsidR="00026407" w:rsidRPr="00FF0A75">
              <w:rPr>
                <w:b w:val="0"/>
                <w:bCs w:val="0"/>
                <w:webHidden/>
                <w:sz w:val="24"/>
                <w:szCs w:val="24"/>
              </w:rPr>
            </w:r>
            <w:r w:rsidR="00026407" w:rsidRPr="00FF0A75">
              <w:rPr>
                <w:b w:val="0"/>
                <w:bCs w:val="0"/>
                <w:webHidden/>
                <w:sz w:val="24"/>
                <w:szCs w:val="24"/>
              </w:rPr>
              <w:fldChar w:fldCharType="separate"/>
            </w:r>
            <w:r w:rsidR="00FF0A75" w:rsidRPr="00FF0A75">
              <w:rPr>
                <w:b w:val="0"/>
                <w:bCs w:val="0"/>
                <w:webHidden/>
                <w:sz w:val="24"/>
                <w:szCs w:val="24"/>
              </w:rPr>
              <w:t>4</w:t>
            </w:r>
            <w:r w:rsidR="00026407" w:rsidRPr="00FF0A75">
              <w:rPr>
                <w:b w:val="0"/>
                <w:bCs w:val="0"/>
                <w:webHidden/>
                <w:sz w:val="24"/>
                <w:szCs w:val="24"/>
              </w:rPr>
              <w:fldChar w:fldCharType="end"/>
            </w:r>
          </w:hyperlink>
        </w:p>
        <w:p w14:paraId="165286DA" w14:textId="4C925AB4" w:rsidR="00026407" w:rsidRPr="00FF0A75" w:rsidRDefault="00000000">
          <w:pPr>
            <w:pStyle w:val="TOC1"/>
            <w:tabs>
              <w:tab w:val="left" w:pos="480"/>
            </w:tabs>
            <w:rPr>
              <w:rFonts w:eastAsiaTheme="minorEastAsia"/>
              <w:b w:val="0"/>
              <w:bCs w:val="0"/>
              <w:color w:val="auto"/>
              <w:sz w:val="24"/>
              <w:szCs w:val="24"/>
              <w:lang w:val="en-GB" w:eastAsia="en-GB"/>
            </w:rPr>
          </w:pPr>
          <w:hyperlink w:anchor="_Toc160103471" w:history="1">
            <w:r w:rsidR="00026407" w:rsidRPr="00FF0A75">
              <w:rPr>
                <w:rStyle w:val="Hyperlink"/>
                <w:b w:val="0"/>
                <w:bCs w:val="0"/>
                <w:sz w:val="24"/>
                <w:szCs w:val="24"/>
              </w:rPr>
              <w:t>2.</w:t>
            </w:r>
            <w:r w:rsidR="00026407" w:rsidRPr="00FF0A75">
              <w:rPr>
                <w:rFonts w:eastAsiaTheme="minorEastAsia"/>
                <w:b w:val="0"/>
                <w:bCs w:val="0"/>
                <w:color w:val="auto"/>
                <w:sz w:val="24"/>
                <w:szCs w:val="24"/>
                <w:lang w:val="en-GB" w:eastAsia="en-GB"/>
              </w:rPr>
              <w:tab/>
            </w:r>
            <w:r w:rsidR="00026407" w:rsidRPr="00FF0A75">
              <w:rPr>
                <w:rStyle w:val="Hyperlink"/>
                <w:b w:val="0"/>
                <w:bCs w:val="0"/>
                <w:sz w:val="24"/>
                <w:szCs w:val="24"/>
              </w:rPr>
              <w:t>DATA ANALYSIS</w:t>
            </w:r>
            <w:r w:rsidR="00026407" w:rsidRPr="00FF0A75">
              <w:rPr>
                <w:b w:val="0"/>
                <w:bCs w:val="0"/>
                <w:webHidden/>
                <w:sz w:val="24"/>
                <w:szCs w:val="24"/>
              </w:rPr>
              <w:tab/>
            </w:r>
            <w:r w:rsidR="00026407" w:rsidRPr="00FF0A75">
              <w:rPr>
                <w:b w:val="0"/>
                <w:bCs w:val="0"/>
                <w:webHidden/>
                <w:sz w:val="24"/>
                <w:szCs w:val="24"/>
              </w:rPr>
              <w:fldChar w:fldCharType="begin"/>
            </w:r>
            <w:r w:rsidR="00026407" w:rsidRPr="00FF0A75">
              <w:rPr>
                <w:b w:val="0"/>
                <w:bCs w:val="0"/>
                <w:webHidden/>
                <w:sz w:val="24"/>
                <w:szCs w:val="24"/>
              </w:rPr>
              <w:instrText xml:space="preserve"> PAGEREF _Toc160103471 \h </w:instrText>
            </w:r>
            <w:r w:rsidR="00026407" w:rsidRPr="00FF0A75">
              <w:rPr>
                <w:b w:val="0"/>
                <w:bCs w:val="0"/>
                <w:webHidden/>
                <w:sz w:val="24"/>
                <w:szCs w:val="24"/>
              </w:rPr>
            </w:r>
            <w:r w:rsidR="00026407" w:rsidRPr="00FF0A75">
              <w:rPr>
                <w:b w:val="0"/>
                <w:bCs w:val="0"/>
                <w:webHidden/>
                <w:sz w:val="24"/>
                <w:szCs w:val="24"/>
              </w:rPr>
              <w:fldChar w:fldCharType="separate"/>
            </w:r>
            <w:r w:rsidR="00FF0A75" w:rsidRPr="00FF0A75">
              <w:rPr>
                <w:b w:val="0"/>
                <w:bCs w:val="0"/>
                <w:webHidden/>
                <w:sz w:val="24"/>
                <w:szCs w:val="24"/>
              </w:rPr>
              <w:t>5</w:t>
            </w:r>
            <w:r w:rsidR="00026407" w:rsidRPr="00FF0A75">
              <w:rPr>
                <w:b w:val="0"/>
                <w:bCs w:val="0"/>
                <w:webHidden/>
                <w:sz w:val="24"/>
                <w:szCs w:val="24"/>
              </w:rPr>
              <w:fldChar w:fldCharType="end"/>
            </w:r>
          </w:hyperlink>
        </w:p>
        <w:p w14:paraId="770C0F4A" w14:textId="35873F98" w:rsidR="00026407" w:rsidRPr="00FF0A75" w:rsidRDefault="00000000">
          <w:pPr>
            <w:pStyle w:val="TOC2"/>
            <w:tabs>
              <w:tab w:val="left" w:pos="960"/>
              <w:tab w:val="right" w:leader="dot" w:pos="9016"/>
            </w:tabs>
            <w:rPr>
              <w:rFonts w:eastAsiaTheme="minorEastAsia" w:cs="Arial"/>
              <w:noProof/>
              <w:color w:val="auto"/>
              <w:szCs w:val="24"/>
              <w:lang w:eastAsia="en-GB"/>
            </w:rPr>
          </w:pPr>
          <w:hyperlink w:anchor="_Toc160103472" w:history="1">
            <w:r w:rsidR="00026407" w:rsidRPr="00FF0A75">
              <w:rPr>
                <w:rStyle w:val="Hyperlink"/>
                <w:noProof/>
                <w:szCs w:val="24"/>
              </w:rPr>
              <w:t>1.1</w:t>
            </w:r>
            <w:r w:rsidR="00026407" w:rsidRPr="00FF0A75">
              <w:rPr>
                <w:rFonts w:eastAsiaTheme="minorEastAsia" w:cs="Arial"/>
                <w:noProof/>
                <w:color w:val="auto"/>
                <w:szCs w:val="24"/>
                <w:lang w:eastAsia="en-GB"/>
              </w:rPr>
              <w:tab/>
            </w:r>
            <w:r w:rsidR="00026407" w:rsidRPr="00FF0A75">
              <w:rPr>
                <w:rStyle w:val="Hyperlink"/>
                <w:noProof/>
                <w:szCs w:val="24"/>
              </w:rPr>
              <w:t>Introduction</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_Toc160103472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5</w:t>
            </w:r>
            <w:r w:rsidR="00026407" w:rsidRPr="00FF0A75">
              <w:rPr>
                <w:noProof/>
                <w:webHidden/>
                <w:szCs w:val="24"/>
              </w:rPr>
              <w:fldChar w:fldCharType="end"/>
            </w:r>
          </w:hyperlink>
        </w:p>
        <w:p w14:paraId="24B38FA2" w14:textId="22692752" w:rsidR="00026407" w:rsidRPr="00FF0A75" w:rsidRDefault="00000000">
          <w:pPr>
            <w:pStyle w:val="TOC2"/>
            <w:tabs>
              <w:tab w:val="left" w:pos="960"/>
              <w:tab w:val="right" w:leader="dot" w:pos="9016"/>
            </w:tabs>
            <w:rPr>
              <w:rFonts w:eastAsiaTheme="minorEastAsia" w:cs="Arial"/>
              <w:noProof/>
              <w:color w:val="auto"/>
              <w:szCs w:val="24"/>
              <w:lang w:eastAsia="en-GB"/>
            </w:rPr>
          </w:pPr>
          <w:hyperlink w:anchor="_Toc160103473" w:history="1">
            <w:r w:rsidR="00026407" w:rsidRPr="00FF0A75">
              <w:rPr>
                <w:rStyle w:val="Hyperlink"/>
                <w:noProof/>
                <w:szCs w:val="24"/>
              </w:rPr>
              <w:t>1.2</w:t>
            </w:r>
            <w:r w:rsidR="00026407" w:rsidRPr="00FF0A75">
              <w:rPr>
                <w:rFonts w:eastAsiaTheme="minorEastAsia" w:cs="Arial"/>
                <w:noProof/>
                <w:color w:val="auto"/>
                <w:szCs w:val="24"/>
                <w:lang w:eastAsia="en-GB"/>
              </w:rPr>
              <w:tab/>
            </w:r>
            <w:r w:rsidR="00026407" w:rsidRPr="00FF0A75">
              <w:rPr>
                <w:rStyle w:val="Hyperlink"/>
                <w:noProof/>
                <w:szCs w:val="24"/>
              </w:rPr>
              <w:t>Assumptions</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_Toc160103473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5</w:t>
            </w:r>
            <w:r w:rsidR="00026407" w:rsidRPr="00FF0A75">
              <w:rPr>
                <w:noProof/>
                <w:webHidden/>
                <w:szCs w:val="24"/>
              </w:rPr>
              <w:fldChar w:fldCharType="end"/>
            </w:r>
          </w:hyperlink>
        </w:p>
        <w:p w14:paraId="1799F62C" w14:textId="6CC23472" w:rsidR="00026407" w:rsidRPr="00FF0A75" w:rsidRDefault="00000000">
          <w:pPr>
            <w:pStyle w:val="TOC2"/>
            <w:tabs>
              <w:tab w:val="left" w:pos="960"/>
              <w:tab w:val="right" w:leader="dot" w:pos="9016"/>
            </w:tabs>
            <w:rPr>
              <w:rFonts w:eastAsiaTheme="minorEastAsia" w:cs="Arial"/>
              <w:noProof/>
              <w:color w:val="auto"/>
              <w:szCs w:val="24"/>
              <w:lang w:eastAsia="en-GB"/>
            </w:rPr>
          </w:pPr>
          <w:hyperlink w:anchor="_Toc160103474" w:history="1">
            <w:r w:rsidR="00026407" w:rsidRPr="00FF0A75">
              <w:rPr>
                <w:rStyle w:val="Hyperlink"/>
                <w:noProof/>
                <w:szCs w:val="24"/>
              </w:rPr>
              <w:t>1.3</w:t>
            </w:r>
            <w:r w:rsidR="00026407" w:rsidRPr="00FF0A75">
              <w:rPr>
                <w:rFonts w:eastAsiaTheme="minorEastAsia" w:cs="Arial"/>
                <w:noProof/>
                <w:color w:val="auto"/>
                <w:szCs w:val="24"/>
                <w:lang w:eastAsia="en-GB"/>
              </w:rPr>
              <w:tab/>
            </w:r>
            <w:r w:rsidR="00026407" w:rsidRPr="00FF0A75">
              <w:rPr>
                <w:rStyle w:val="Hyperlink"/>
                <w:noProof/>
                <w:szCs w:val="24"/>
              </w:rPr>
              <w:t>Important Statistical Metrics</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_Toc160103474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6</w:t>
            </w:r>
            <w:r w:rsidR="00026407" w:rsidRPr="00FF0A75">
              <w:rPr>
                <w:noProof/>
                <w:webHidden/>
                <w:szCs w:val="24"/>
              </w:rPr>
              <w:fldChar w:fldCharType="end"/>
            </w:r>
          </w:hyperlink>
        </w:p>
        <w:p w14:paraId="0885B1EE" w14:textId="786BC9A1" w:rsidR="00026407" w:rsidRPr="00FF0A75" w:rsidRDefault="00000000">
          <w:pPr>
            <w:pStyle w:val="TOC3"/>
            <w:tabs>
              <w:tab w:val="left" w:pos="1440"/>
              <w:tab w:val="right" w:leader="dot" w:pos="9016"/>
            </w:tabs>
            <w:rPr>
              <w:rFonts w:eastAsiaTheme="minorEastAsia" w:cs="Arial"/>
              <w:noProof/>
              <w:color w:val="auto"/>
              <w:szCs w:val="24"/>
              <w:lang w:eastAsia="en-GB"/>
            </w:rPr>
          </w:pPr>
          <w:hyperlink w:anchor="_Toc160103475" w:history="1">
            <w:r w:rsidR="00026407" w:rsidRPr="00FF0A75">
              <w:rPr>
                <w:rStyle w:val="Hyperlink"/>
                <w:noProof/>
                <w:szCs w:val="24"/>
              </w:rPr>
              <w:t>1.3.1</w:t>
            </w:r>
            <w:r w:rsidR="00026407" w:rsidRPr="00FF0A75">
              <w:rPr>
                <w:rFonts w:eastAsiaTheme="minorEastAsia" w:cs="Arial"/>
                <w:noProof/>
                <w:color w:val="auto"/>
                <w:szCs w:val="24"/>
                <w:lang w:eastAsia="en-GB"/>
              </w:rPr>
              <w:tab/>
            </w:r>
            <w:r w:rsidR="00026407" w:rsidRPr="00FF0A75">
              <w:rPr>
                <w:rStyle w:val="Hyperlink"/>
                <w:noProof/>
                <w:szCs w:val="24"/>
              </w:rPr>
              <w:t>Arithmetic Mean</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_Toc160103475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7</w:t>
            </w:r>
            <w:r w:rsidR="00026407" w:rsidRPr="00FF0A75">
              <w:rPr>
                <w:noProof/>
                <w:webHidden/>
                <w:szCs w:val="24"/>
              </w:rPr>
              <w:fldChar w:fldCharType="end"/>
            </w:r>
          </w:hyperlink>
        </w:p>
        <w:p w14:paraId="0C07B6EE" w14:textId="0FCBDBAC" w:rsidR="00026407" w:rsidRPr="00FF0A75" w:rsidRDefault="00000000">
          <w:pPr>
            <w:pStyle w:val="TOC3"/>
            <w:tabs>
              <w:tab w:val="left" w:pos="1440"/>
              <w:tab w:val="right" w:leader="dot" w:pos="9016"/>
            </w:tabs>
            <w:rPr>
              <w:rFonts w:eastAsiaTheme="minorEastAsia" w:cs="Arial"/>
              <w:noProof/>
              <w:color w:val="auto"/>
              <w:szCs w:val="24"/>
              <w:lang w:eastAsia="en-GB"/>
            </w:rPr>
          </w:pPr>
          <w:hyperlink w:anchor="_Toc160103476" w:history="1">
            <w:r w:rsidR="00026407" w:rsidRPr="00FF0A75">
              <w:rPr>
                <w:rStyle w:val="Hyperlink"/>
                <w:noProof/>
                <w:szCs w:val="24"/>
              </w:rPr>
              <w:t>1.3.2</w:t>
            </w:r>
            <w:r w:rsidR="00026407" w:rsidRPr="00FF0A75">
              <w:rPr>
                <w:rFonts w:eastAsiaTheme="minorEastAsia" w:cs="Arial"/>
                <w:noProof/>
                <w:color w:val="auto"/>
                <w:szCs w:val="24"/>
                <w:lang w:eastAsia="en-GB"/>
              </w:rPr>
              <w:tab/>
            </w:r>
            <w:r w:rsidR="00026407" w:rsidRPr="00FF0A75">
              <w:rPr>
                <w:rStyle w:val="Hyperlink"/>
                <w:noProof/>
                <w:szCs w:val="24"/>
              </w:rPr>
              <w:t>Standard Deviation</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_Toc160103476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7</w:t>
            </w:r>
            <w:r w:rsidR="00026407" w:rsidRPr="00FF0A75">
              <w:rPr>
                <w:noProof/>
                <w:webHidden/>
                <w:szCs w:val="24"/>
              </w:rPr>
              <w:fldChar w:fldCharType="end"/>
            </w:r>
          </w:hyperlink>
        </w:p>
        <w:p w14:paraId="1F01762B" w14:textId="7E8B8CBF" w:rsidR="00026407" w:rsidRPr="00FF0A75" w:rsidRDefault="00000000">
          <w:pPr>
            <w:pStyle w:val="TOC3"/>
            <w:tabs>
              <w:tab w:val="left" w:pos="1440"/>
              <w:tab w:val="right" w:leader="dot" w:pos="9016"/>
            </w:tabs>
            <w:rPr>
              <w:rFonts w:eastAsiaTheme="minorEastAsia" w:cs="Arial"/>
              <w:noProof/>
              <w:color w:val="auto"/>
              <w:szCs w:val="24"/>
              <w:lang w:eastAsia="en-GB"/>
            </w:rPr>
          </w:pPr>
          <w:hyperlink w:anchor="_Toc160103477" w:history="1">
            <w:r w:rsidR="00026407" w:rsidRPr="00FF0A75">
              <w:rPr>
                <w:rStyle w:val="Hyperlink"/>
                <w:noProof/>
                <w:szCs w:val="24"/>
              </w:rPr>
              <w:t>1.3.3</w:t>
            </w:r>
            <w:r w:rsidR="00026407" w:rsidRPr="00FF0A75">
              <w:rPr>
                <w:rFonts w:eastAsiaTheme="minorEastAsia" w:cs="Arial"/>
                <w:noProof/>
                <w:color w:val="auto"/>
                <w:szCs w:val="24"/>
                <w:lang w:eastAsia="en-GB"/>
              </w:rPr>
              <w:tab/>
            </w:r>
            <w:r w:rsidR="00026407" w:rsidRPr="00FF0A75">
              <w:rPr>
                <w:rStyle w:val="Hyperlink"/>
                <w:noProof/>
                <w:szCs w:val="24"/>
              </w:rPr>
              <w:t>Z-Score Calculation</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_Toc160103477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8</w:t>
            </w:r>
            <w:r w:rsidR="00026407" w:rsidRPr="00FF0A75">
              <w:rPr>
                <w:noProof/>
                <w:webHidden/>
                <w:szCs w:val="24"/>
              </w:rPr>
              <w:fldChar w:fldCharType="end"/>
            </w:r>
          </w:hyperlink>
        </w:p>
        <w:p w14:paraId="161F21D2" w14:textId="7BFD0AB5" w:rsidR="00026407" w:rsidRPr="00FF0A75" w:rsidRDefault="00000000">
          <w:pPr>
            <w:pStyle w:val="TOC2"/>
            <w:tabs>
              <w:tab w:val="left" w:pos="960"/>
              <w:tab w:val="right" w:leader="dot" w:pos="9016"/>
            </w:tabs>
            <w:rPr>
              <w:rFonts w:eastAsiaTheme="minorEastAsia" w:cs="Arial"/>
              <w:noProof/>
              <w:color w:val="auto"/>
              <w:szCs w:val="24"/>
              <w:lang w:eastAsia="en-GB"/>
            </w:rPr>
          </w:pPr>
          <w:hyperlink w:anchor="_Toc160103478" w:history="1">
            <w:r w:rsidR="00026407" w:rsidRPr="00FF0A75">
              <w:rPr>
                <w:rStyle w:val="Hyperlink"/>
                <w:noProof/>
                <w:szCs w:val="24"/>
              </w:rPr>
              <w:t>1.4</w:t>
            </w:r>
            <w:r w:rsidR="00026407" w:rsidRPr="00FF0A75">
              <w:rPr>
                <w:rFonts w:eastAsiaTheme="minorEastAsia" w:cs="Arial"/>
                <w:noProof/>
                <w:color w:val="auto"/>
                <w:szCs w:val="24"/>
                <w:lang w:eastAsia="en-GB"/>
              </w:rPr>
              <w:tab/>
            </w:r>
            <w:r w:rsidR="00026407" w:rsidRPr="00FF0A75">
              <w:rPr>
                <w:rStyle w:val="Hyperlink"/>
                <w:noProof/>
                <w:szCs w:val="24"/>
              </w:rPr>
              <w:t>Approach for Statistical Analysis</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_Toc160103478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8</w:t>
            </w:r>
            <w:r w:rsidR="00026407" w:rsidRPr="00FF0A75">
              <w:rPr>
                <w:noProof/>
                <w:webHidden/>
                <w:szCs w:val="24"/>
              </w:rPr>
              <w:fldChar w:fldCharType="end"/>
            </w:r>
          </w:hyperlink>
        </w:p>
        <w:p w14:paraId="436132BB" w14:textId="0B375F4E" w:rsidR="00026407" w:rsidRPr="00FF0A75" w:rsidRDefault="00000000">
          <w:pPr>
            <w:pStyle w:val="TOC2"/>
            <w:tabs>
              <w:tab w:val="left" w:pos="960"/>
              <w:tab w:val="right" w:leader="dot" w:pos="9016"/>
            </w:tabs>
            <w:rPr>
              <w:rFonts w:eastAsiaTheme="minorEastAsia" w:cs="Arial"/>
              <w:noProof/>
              <w:color w:val="auto"/>
              <w:szCs w:val="24"/>
              <w:lang w:eastAsia="en-GB"/>
            </w:rPr>
          </w:pPr>
          <w:hyperlink w:anchor="_Toc160103479" w:history="1">
            <w:r w:rsidR="00026407" w:rsidRPr="00FF0A75">
              <w:rPr>
                <w:rStyle w:val="Hyperlink"/>
                <w:noProof/>
                <w:szCs w:val="24"/>
              </w:rPr>
              <w:t>1.5</w:t>
            </w:r>
            <w:r w:rsidR="00026407" w:rsidRPr="00FF0A75">
              <w:rPr>
                <w:rFonts w:eastAsiaTheme="minorEastAsia" w:cs="Arial"/>
                <w:noProof/>
                <w:color w:val="auto"/>
                <w:szCs w:val="24"/>
                <w:lang w:eastAsia="en-GB"/>
              </w:rPr>
              <w:tab/>
            </w:r>
            <w:r w:rsidR="00026407" w:rsidRPr="00FF0A75">
              <w:rPr>
                <w:rStyle w:val="Hyperlink"/>
                <w:noProof/>
                <w:szCs w:val="24"/>
              </w:rPr>
              <w:t>Threshold Calculation</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_Toc160103479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8</w:t>
            </w:r>
            <w:r w:rsidR="00026407" w:rsidRPr="00FF0A75">
              <w:rPr>
                <w:noProof/>
                <w:webHidden/>
                <w:szCs w:val="24"/>
              </w:rPr>
              <w:fldChar w:fldCharType="end"/>
            </w:r>
          </w:hyperlink>
        </w:p>
        <w:p w14:paraId="02E407AE" w14:textId="254A8939" w:rsidR="00026407" w:rsidRPr="00FF0A75" w:rsidRDefault="00000000">
          <w:pPr>
            <w:pStyle w:val="TOC2"/>
            <w:tabs>
              <w:tab w:val="left" w:pos="960"/>
              <w:tab w:val="right" w:leader="dot" w:pos="9016"/>
            </w:tabs>
            <w:rPr>
              <w:rFonts w:eastAsiaTheme="minorEastAsia" w:cs="Arial"/>
              <w:noProof/>
              <w:color w:val="auto"/>
              <w:szCs w:val="24"/>
              <w:lang w:eastAsia="en-GB"/>
            </w:rPr>
          </w:pPr>
          <w:hyperlink w:anchor="_Toc160103480" w:history="1">
            <w:r w:rsidR="00026407" w:rsidRPr="00FF0A75">
              <w:rPr>
                <w:rStyle w:val="Hyperlink"/>
                <w:noProof/>
                <w:szCs w:val="24"/>
              </w:rPr>
              <w:t>1.6</w:t>
            </w:r>
            <w:r w:rsidR="00026407" w:rsidRPr="00FF0A75">
              <w:rPr>
                <w:rFonts w:eastAsiaTheme="minorEastAsia" w:cs="Arial"/>
                <w:noProof/>
                <w:color w:val="auto"/>
                <w:szCs w:val="24"/>
                <w:lang w:eastAsia="en-GB"/>
              </w:rPr>
              <w:tab/>
            </w:r>
            <w:r w:rsidR="00026407" w:rsidRPr="00FF0A75">
              <w:rPr>
                <w:rStyle w:val="Hyperlink"/>
                <w:noProof/>
                <w:szCs w:val="24"/>
              </w:rPr>
              <w:t>Significance</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_Toc160103480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9</w:t>
            </w:r>
            <w:r w:rsidR="00026407" w:rsidRPr="00FF0A75">
              <w:rPr>
                <w:noProof/>
                <w:webHidden/>
                <w:szCs w:val="24"/>
              </w:rPr>
              <w:fldChar w:fldCharType="end"/>
            </w:r>
          </w:hyperlink>
        </w:p>
        <w:p w14:paraId="0107463A" w14:textId="22E5A2FE" w:rsidR="00026407" w:rsidRPr="00FF0A75" w:rsidRDefault="00000000">
          <w:pPr>
            <w:pStyle w:val="TOC2"/>
            <w:tabs>
              <w:tab w:val="left" w:pos="960"/>
              <w:tab w:val="right" w:leader="dot" w:pos="9016"/>
            </w:tabs>
            <w:rPr>
              <w:rFonts w:eastAsiaTheme="minorEastAsia" w:cs="Arial"/>
              <w:noProof/>
              <w:color w:val="auto"/>
              <w:szCs w:val="24"/>
              <w:lang w:eastAsia="en-GB"/>
            </w:rPr>
          </w:pPr>
          <w:hyperlink w:anchor="_Toc160103481" w:history="1">
            <w:r w:rsidR="00026407" w:rsidRPr="00FF0A75">
              <w:rPr>
                <w:rStyle w:val="Hyperlink"/>
                <w:noProof/>
                <w:szCs w:val="24"/>
              </w:rPr>
              <w:t>1.7</w:t>
            </w:r>
            <w:r w:rsidR="00026407" w:rsidRPr="00FF0A75">
              <w:rPr>
                <w:rFonts w:eastAsiaTheme="minorEastAsia" w:cs="Arial"/>
                <w:noProof/>
                <w:color w:val="auto"/>
                <w:szCs w:val="24"/>
                <w:lang w:eastAsia="en-GB"/>
              </w:rPr>
              <w:tab/>
            </w:r>
            <w:r w:rsidR="00026407" w:rsidRPr="00FF0A75">
              <w:rPr>
                <w:rStyle w:val="Hyperlink"/>
                <w:noProof/>
                <w:szCs w:val="24"/>
              </w:rPr>
              <w:t>Data Analysis for Each Conference</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_Toc160103481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10</w:t>
            </w:r>
            <w:r w:rsidR="00026407" w:rsidRPr="00FF0A75">
              <w:rPr>
                <w:noProof/>
                <w:webHidden/>
                <w:szCs w:val="24"/>
              </w:rPr>
              <w:fldChar w:fldCharType="end"/>
            </w:r>
          </w:hyperlink>
        </w:p>
        <w:p w14:paraId="0F1DD267" w14:textId="55441FF6" w:rsidR="00026407" w:rsidRPr="00FF0A75" w:rsidRDefault="00000000">
          <w:pPr>
            <w:pStyle w:val="TOC3"/>
            <w:tabs>
              <w:tab w:val="left" w:pos="1440"/>
              <w:tab w:val="right" w:leader="dot" w:pos="9016"/>
            </w:tabs>
            <w:rPr>
              <w:rFonts w:eastAsiaTheme="minorEastAsia" w:cs="Arial"/>
              <w:noProof/>
              <w:color w:val="auto"/>
              <w:szCs w:val="24"/>
              <w:lang w:eastAsia="en-GB"/>
            </w:rPr>
          </w:pPr>
          <w:hyperlink w:anchor="_Toc160103482" w:history="1">
            <w:r w:rsidR="00026407" w:rsidRPr="00FF0A75">
              <w:rPr>
                <w:rStyle w:val="Hyperlink"/>
                <w:noProof/>
                <w:szCs w:val="24"/>
              </w:rPr>
              <w:t>1.7.1</w:t>
            </w:r>
            <w:r w:rsidR="00026407" w:rsidRPr="00FF0A75">
              <w:rPr>
                <w:rFonts w:eastAsiaTheme="minorEastAsia" w:cs="Arial"/>
                <w:noProof/>
                <w:color w:val="auto"/>
                <w:szCs w:val="24"/>
                <w:lang w:eastAsia="en-GB"/>
              </w:rPr>
              <w:tab/>
            </w:r>
            <w:r w:rsidR="00026407" w:rsidRPr="00FF0A75">
              <w:rPr>
                <w:rStyle w:val="Hyperlink"/>
                <w:noProof/>
                <w:szCs w:val="24"/>
              </w:rPr>
              <w:t>D19</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_Toc160103482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10</w:t>
            </w:r>
            <w:r w:rsidR="00026407" w:rsidRPr="00FF0A75">
              <w:rPr>
                <w:noProof/>
                <w:webHidden/>
                <w:szCs w:val="24"/>
              </w:rPr>
              <w:fldChar w:fldCharType="end"/>
            </w:r>
          </w:hyperlink>
        </w:p>
        <w:p w14:paraId="061D6DCA" w14:textId="3BD2F33F" w:rsidR="00026407" w:rsidRPr="00FF0A75" w:rsidRDefault="00000000">
          <w:pPr>
            <w:pStyle w:val="TOC3"/>
            <w:tabs>
              <w:tab w:val="left" w:pos="1440"/>
              <w:tab w:val="right" w:leader="dot" w:pos="9016"/>
            </w:tabs>
            <w:rPr>
              <w:rFonts w:eastAsiaTheme="minorEastAsia" w:cs="Arial"/>
              <w:noProof/>
              <w:color w:val="auto"/>
              <w:szCs w:val="24"/>
              <w:lang w:eastAsia="en-GB"/>
            </w:rPr>
          </w:pPr>
          <w:hyperlink w:anchor="_Toc160103483" w:history="1">
            <w:r w:rsidR="00026407" w:rsidRPr="00FF0A75">
              <w:rPr>
                <w:rStyle w:val="Hyperlink"/>
                <w:noProof/>
                <w:szCs w:val="24"/>
              </w:rPr>
              <w:t>1.7.2</w:t>
            </w:r>
            <w:r w:rsidR="00026407" w:rsidRPr="00FF0A75">
              <w:rPr>
                <w:rFonts w:eastAsiaTheme="minorEastAsia" w:cs="Arial"/>
                <w:noProof/>
                <w:color w:val="auto"/>
                <w:szCs w:val="24"/>
                <w:lang w:eastAsia="en-GB"/>
              </w:rPr>
              <w:tab/>
            </w:r>
            <w:r w:rsidR="00026407" w:rsidRPr="00FF0A75">
              <w:rPr>
                <w:rStyle w:val="Hyperlink"/>
                <w:noProof/>
                <w:szCs w:val="24"/>
              </w:rPr>
              <w:t>D21</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_Toc160103483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11</w:t>
            </w:r>
            <w:r w:rsidR="00026407" w:rsidRPr="00FF0A75">
              <w:rPr>
                <w:noProof/>
                <w:webHidden/>
                <w:szCs w:val="24"/>
              </w:rPr>
              <w:fldChar w:fldCharType="end"/>
            </w:r>
          </w:hyperlink>
        </w:p>
        <w:p w14:paraId="3209A3D3" w14:textId="41EC9945" w:rsidR="00026407" w:rsidRPr="00FF0A75" w:rsidRDefault="00000000">
          <w:pPr>
            <w:pStyle w:val="TOC3"/>
            <w:tabs>
              <w:tab w:val="left" w:pos="1440"/>
              <w:tab w:val="right" w:leader="dot" w:pos="9016"/>
            </w:tabs>
            <w:rPr>
              <w:rFonts w:eastAsiaTheme="minorEastAsia" w:cs="Arial"/>
              <w:noProof/>
              <w:color w:val="auto"/>
              <w:szCs w:val="24"/>
              <w:lang w:eastAsia="en-GB"/>
            </w:rPr>
          </w:pPr>
          <w:hyperlink w:anchor="_Toc160103484" w:history="1">
            <w:r w:rsidR="00026407" w:rsidRPr="00FF0A75">
              <w:rPr>
                <w:rStyle w:val="Hyperlink"/>
                <w:noProof/>
                <w:szCs w:val="24"/>
              </w:rPr>
              <w:t>1.7.3</w:t>
            </w:r>
            <w:r w:rsidR="00026407" w:rsidRPr="00FF0A75">
              <w:rPr>
                <w:rFonts w:eastAsiaTheme="minorEastAsia" w:cs="Arial"/>
                <w:noProof/>
                <w:color w:val="auto"/>
                <w:szCs w:val="24"/>
                <w:lang w:eastAsia="en-GB"/>
              </w:rPr>
              <w:tab/>
            </w:r>
            <w:r w:rsidR="00026407" w:rsidRPr="00FF0A75">
              <w:rPr>
                <w:rStyle w:val="Hyperlink"/>
                <w:noProof/>
                <w:szCs w:val="24"/>
              </w:rPr>
              <w:t>GP21</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_Toc160103484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12</w:t>
            </w:r>
            <w:r w:rsidR="00026407" w:rsidRPr="00FF0A75">
              <w:rPr>
                <w:noProof/>
                <w:webHidden/>
                <w:szCs w:val="24"/>
              </w:rPr>
              <w:fldChar w:fldCharType="end"/>
            </w:r>
          </w:hyperlink>
        </w:p>
        <w:p w14:paraId="36DE9F97" w14:textId="7CFBE9DA" w:rsidR="00026407" w:rsidRPr="00FF0A75" w:rsidRDefault="00000000">
          <w:pPr>
            <w:pStyle w:val="TOC3"/>
            <w:tabs>
              <w:tab w:val="left" w:pos="1440"/>
              <w:tab w:val="right" w:leader="dot" w:pos="9016"/>
            </w:tabs>
            <w:rPr>
              <w:rFonts w:eastAsiaTheme="minorEastAsia" w:cs="Arial"/>
              <w:noProof/>
              <w:color w:val="auto"/>
              <w:szCs w:val="24"/>
              <w:lang w:eastAsia="en-GB"/>
            </w:rPr>
          </w:pPr>
          <w:hyperlink w:anchor="_Toc160103485" w:history="1">
            <w:r w:rsidR="00026407" w:rsidRPr="00FF0A75">
              <w:rPr>
                <w:rStyle w:val="Hyperlink"/>
                <w:noProof/>
                <w:szCs w:val="24"/>
              </w:rPr>
              <w:t>1.7.4</w:t>
            </w:r>
            <w:r w:rsidR="00026407" w:rsidRPr="00FF0A75">
              <w:rPr>
                <w:rFonts w:eastAsiaTheme="minorEastAsia" w:cs="Arial"/>
                <w:noProof/>
                <w:color w:val="auto"/>
                <w:szCs w:val="24"/>
                <w:lang w:eastAsia="en-GB"/>
              </w:rPr>
              <w:tab/>
            </w:r>
            <w:r w:rsidR="00026407" w:rsidRPr="00FF0A75">
              <w:rPr>
                <w:rStyle w:val="Hyperlink"/>
                <w:noProof/>
                <w:szCs w:val="24"/>
              </w:rPr>
              <w:t>MSE21</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_Toc160103485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13</w:t>
            </w:r>
            <w:r w:rsidR="00026407" w:rsidRPr="00FF0A75">
              <w:rPr>
                <w:noProof/>
                <w:webHidden/>
                <w:szCs w:val="24"/>
              </w:rPr>
              <w:fldChar w:fldCharType="end"/>
            </w:r>
          </w:hyperlink>
        </w:p>
        <w:p w14:paraId="159D29EB" w14:textId="34D8D6E8" w:rsidR="00026407" w:rsidRPr="00FF0A75" w:rsidRDefault="00000000">
          <w:pPr>
            <w:pStyle w:val="TOC3"/>
            <w:tabs>
              <w:tab w:val="left" w:pos="1440"/>
              <w:tab w:val="right" w:leader="dot" w:pos="9016"/>
            </w:tabs>
            <w:rPr>
              <w:rFonts w:eastAsiaTheme="minorEastAsia" w:cs="Arial"/>
              <w:noProof/>
              <w:color w:val="auto"/>
              <w:szCs w:val="24"/>
              <w:lang w:eastAsia="en-GB"/>
            </w:rPr>
          </w:pPr>
          <w:hyperlink w:anchor="_Toc160103486" w:history="1">
            <w:r w:rsidR="00026407" w:rsidRPr="00FF0A75">
              <w:rPr>
                <w:rStyle w:val="Hyperlink"/>
                <w:noProof/>
                <w:szCs w:val="24"/>
              </w:rPr>
              <w:t>1.7.5</w:t>
            </w:r>
            <w:r w:rsidR="00026407" w:rsidRPr="00FF0A75">
              <w:rPr>
                <w:rFonts w:eastAsiaTheme="minorEastAsia" w:cs="Arial"/>
                <w:noProof/>
                <w:color w:val="auto"/>
                <w:szCs w:val="24"/>
                <w:lang w:eastAsia="en-GB"/>
              </w:rPr>
              <w:tab/>
            </w:r>
            <w:r w:rsidR="00026407" w:rsidRPr="00FF0A75">
              <w:rPr>
                <w:rStyle w:val="Hyperlink"/>
                <w:noProof/>
                <w:szCs w:val="24"/>
              </w:rPr>
              <w:t>NP21</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_Toc160103486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14</w:t>
            </w:r>
            <w:r w:rsidR="00026407" w:rsidRPr="00FF0A75">
              <w:rPr>
                <w:noProof/>
                <w:webHidden/>
                <w:szCs w:val="24"/>
              </w:rPr>
              <w:fldChar w:fldCharType="end"/>
            </w:r>
          </w:hyperlink>
        </w:p>
        <w:p w14:paraId="495DC97A" w14:textId="47472E84" w:rsidR="00026407" w:rsidRPr="00FF0A75" w:rsidRDefault="00000000">
          <w:pPr>
            <w:pStyle w:val="TOC3"/>
            <w:tabs>
              <w:tab w:val="left" w:pos="1440"/>
              <w:tab w:val="right" w:leader="dot" w:pos="9016"/>
            </w:tabs>
            <w:rPr>
              <w:rFonts w:eastAsiaTheme="minorEastAsia" w:cs="Arial"/>
              <w:noProof/>
              <w:color w:val="auto"/>
              <w:szCs w:val="24"/>
              <w:lang w:eastAsia="en-GB"/>
            </w:rPr>
          </w:pPr>
          <w:hyperlink w:anchor="_Toc160103487" w:history="1">
            <w:r w:rsidR="00026407" w:rsidRPr="00FF0A75">
              <w:rPr>
                <w:rStyle w:val="Hyperlink"/>
                <w:noProof/>
                <w:szCs w:val="24"/>
              </w:rPr>
              <w:t>1.7.6</w:t>
            </w:r>
            <w:r w:rsidR="00026407" w:rsidRPr="00FF0A75">
              <w:rPr>
                <w:rFonts w:eastAsiaTheme="minorEastAsia" w:cs="Arial"/>
                <w:noProof/>
                <w:color w:val="auto"/>
                <w:szCs w:val="24"/>
                <w:lang w:eastAsia="en-GB"/>
              </w:rPr>
              <w:tab/>
            </w:r>
            <w:r w:rsidR="00026407" w:rsidRPr="00FF0A75">
              <w:rPr>
                <w:rStyle w:val="Hyperlink"/>
                <w:noProof/>
                <w:szCs w:val="24"/>
              </w:rPr>
              <w:t>SRM22</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_Toc160103487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15</w:t>
            </w:r>
            <w:r w:rsidR="00026407" w:rsidRPr="00FF0A75">
              <w:rPr>
                <w:noProof/>
                <w:webHidden/>
                <w:szCs w:val="24"/>
              </w:rPr>
              <w:fldChar w:fldCharType="end"/>
            </w:r>
          </w:hyperlink>
        </w:p>
        <w:p w14:paraId="2E07347F" w14:textId="24DE8BBF" w:rsidR="00026407" w:rsidRPr="00FF0A75" w:rsidRDefault="00000000">
          <w:pPr>
            <w:pStyle w:val="TOC3"/>
            <w:tabs>
              <w:tab w:val="left" w:pos="1440"/>
              <w:tab w:val="right" w:leader="dot" w:pos="9016"/>
            </w:tabs>
            <w:rPr>
              <w:rFonts w:eastAsiaTheme="minorEastAsia" w:cs="Arial"/>
              <w:noProof/>
              <w:color w:val="auto"/>
              <w:szCs w:val="24"/>
              <w:lang w:eastAsia="en-GB"/>
            </w:rPr>
          </w:pPr>
          <w:hyperlink w:anchor="_Toc160103488" w:history="1">
            <w:r w:rsidR="00026407" w:rsidRPr="00FF0A75">
              <w:rPr>
                <w:rStyle w:val="Hyperlink"/>
                <w:noProof/>
                <w:szCs w:val="24"/>
              </w:rPr>
              <w:t>1.7.7</w:t>
            </w:r>
            <w:r w:rsidR="00026407" w:rsidRPr="00FF0A75">
              <w:rPr>
                <w:rFonts w:eastAsiaTheme="minorEastAsia" w:cs="Arial"/>
                <w:noProof/>
                <w:color w:val="auto"/>
                <w:szCs w:val="24"/>
                <w:lang w:eastAsia="en-GB"/>
              </w:rPr>
              <w:tab/>
            </w:r>
            <w:r w:rsidR="00026407" w:rsidRPr="00FF0A75">
              <w:rPr>
                <w:rStyle w:val="Hyperlink"/>
                <w:noProof/>
                <w:szCs w:val="24"/>
              </w:rPr>
              <w:t>SRM23</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_Toc160103488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16</w:t>
            </w:r>
            <w:r w:rsidR="00026407" w:rsidRPr="00FF0A75">
              <w:rPr>
                <w:noProof/>
                <w:webHidden/>
                <w:szCs w:val="24"/>
              </w:rPr>
              <w:fldChar w:fldCharType="end"/>
            </w:r>
          </w:hyperlink>
        </w:p>
        <w:p w14:paraId="6575CA8B" w14:textId="125D3E70" w:rsidR="00026407" w:rsidRPr="00FF0A75" w:rsidRDefault="00000000">
          <w:pPr>
            <w:pStyle w:val="TOC2"/>
            <w:tabs>
              <w:tab w:val="left" w:pos="960"/>
              <w:tab w:val="right" w:leader="dot" w:pos="9016"/>
            </w:tabs>
            <w:rPr>
              <w:rFonts w:eastAsiaTheme="minorEastAsia" w:cs="Arial"/>
              <w:noProof/>
              <w:color w:val="auto"/>
              <w:szCs w:val="24"/>
              <w:lang w:eastAsia="en-GB"/>
            </w:rPr>
          </w:pPr>
          <w:hyperlink w:anchor="_Toc160103489" w:history="1">
            <w:r w:rsidR="00026407" w:rsidRPr="00FF0A75">
              <w:rPr>
                <w:rStyle w:val="Hyperlink"/>
                <w:noProof/>
                <w:szCs w:val="24"/>
                <w:lang w:val="en-US"/>
              </w:rPr>
              <w:t>1.8</w:t>
            </w:r>
            <w:r w:rsidR="00026407" w:rsidRPr="00FF0A75">
              <w:rPr>
                <w:rFonts w:eastAsiaTheme="minorEastAsia" w:cs="Arial"/>
                <w:noProof/>
                <w:color w:val="auto"/>
                <w:szCs w:val="24"/>
                <w:lang w:eastAsia="en-GB"/>
              </w:rPr>
              <w:tab/>
            </w:r>
            <w:r w:rsidR="00026407" w:rsidRPr="00FF0A75">
              <w:rPr>
                <w:rStyle w:val="Hyperlink"/>
                <w:noProof/>
                <w:szCs w:val="24"/>
                <w:lang w:val="en-US"/>
              </w:rPr>
              <w:t>General Observations</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_Toc160103489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17</w:t>
            </w:r>
            <w:r w:rsidR="00026407" w:rsidRPr="00FF0A75">
              <w:rPr>
                <w:noProof/>
                <w:webHidden/>
                <w:szCs w:val="24"/>
              </w:rPr>
              <w:fldChar w:fldCharType="end"/>
            </w:r>
          </w:hyperlink>
        </w:p>
        <w:p w14:paraId="72E8319A" w14:textId="5CD5ECC5" w:rsidR="00026407" w:rsidRPr="00FF0A75" w:rsidRDefault="00000000">
          <w:pPr>
            <w:pStyle w:val="TOC1"/>
            <w:tabs>
              <w:tab w:val="left" w:pos="480"/>
            </w:tabs>
            <w:rPr>
              <w:rFonts w:eastAsiaTheme="minorEastAsia"/>
              <w:b w:val="0"/>
              <w:bCs w:val="0"/>
              <w:color w:val="auto"/>
              <w:sz w:val="24"/>
              <w:szCs w:val="24"/>
              <w:lang w:val="en-GB" w:eastAsia="en-GB"/>
            </w:rPr>
          </w:pPr>
          <w:hyperlink w:anchor="_Toc160103490" w:history="1">
            <w:r w:rsidR="00026407" w:rsidRPr="00FF0A75">
              <w:rPr>
                <w:rStyle w:val="Hyperlink"/>
                <w:b w:val="0"/>
                <w:bCs w:val="0"/>
                <w:sz w:val="24"/>
                <w:szCs w:val="24"/>
              </w:rPr>
              <w:t>3.</w:t>
            </w:r>
            <w:r w:rsidR="00026407" w:rsidRPr="00FF0A75">
              <w:rPr>
                <w:rFonts w:eastAsiaTheme="minorEastAsia"/>
                <w:b w:val="0"/>
                <w:bCs w:val="0"/>
                <w:color w:val="auto"/>
                <w:sz w:val="24"/>
                <w:szCs w:val="24"/>
                <w:lang w:val="en-GB" w:eastAsia="en-GB"/>
              </w:rPr>
              <w:tab/>
            </w:r>
            <w:r w:rsidR="00026407" w:rsidRPr="00FF0A75">
              <w:rPr>
                <w:rStyle w:val="Hyperlink"/>
                <w:b w:val="0"/>
                <w:bCs w:val="0"/>
                <w:sz w:val="24"/>
                <w:szCs w:val="24"/>
              </w:rPr>
              <w:t>COMPARATIVE STUDY OF PREDICTION MODELS</w:t>
            </w:r>
            <w:r w:rsidR="00026407" w:rsidRPr="00FF0A75">
              <w:rPr>
                <w:b w:val="0"/>
                <w:bCs w:val="0"/>
                <w:webHidden/>
                <w:sz w:val="24"/>
                <w:szCs w:val="24"/>
              </w:rPr>
              <w:tab/>
            </w:r>
            <w:r w:rsidR="00026407" w:rsidRPr="00FF0A75">
              <w:rPr>
                <w:b w:val="0"/>
                <w:bCs w:val="0"/>
                <w:webHidden/>
                <w:sz w:val="24"/>
                <w:szCs w:val="24"/>
              </w:rPr>
              <w:fldChar w:fldCharType="begin"/>
            </w:r>
            <w:r w:rsidR="00026407" w:rsidRPr="00FF0A75">
              <w:rPr>
                <w:b w:val="0"/>
                <w:bCs w:val="0"/>
                <w:webHidden/>
                <w:sz w:val="24"/>
                <w:szCs w:val="24"/>
              </w:rPr>
              <w:instrText xml:space="preserve"> PAGEREF _Toc160103490 \h </w:instrText>
            </w:r>
            <w:r w:rsidR="00026407" w:rsidRPr="00FF0A75">
              <w:rPr>
                <w:b w:val="0"/>
                <w:bCs w:val="0"/>
                <w:webHidden/>
                <w:sz w:val="24"/>
                <w:szCs w:val="24"/>
              </w:rPr>
            </w:r>
            <w:r w:rsidR="00026407" w:rsidRPr="00FF0A75">
              <w:rPr>
                <w:b w:val="0"/>
                <w:bCs w:val="0"/>
                <w:webHidden/>
                <w:sz w:val="24"/>
                <w:szCs w:val="24"/>
              </w:rPr>
              <w:fldChar w:fldCharType="separate"/>
            </w:r>
            <w:r w:rsidR="00FF0A75" w:rsidRPr="00FF0A75">
              <w:rPr>
                <w:b w:val="0"/>
                <w:bCs w:val="0"/>
                <w:webHidden/>
                <w:sz w:val="24"/>
                <w:szCs w:val="24"/>
              </w:rPr>
              <w:t>18</w:t>
            </w:r>
            <w:r w:rsidR="00026407" w:rsidRPr="00FF0A75">
              <w:rPr>
                <w:b w:val="0"/>
                <w:bCs w:val="0"/>
                <w:webHidden/>
                <w:sz w:val="24"/>
                <w:szCs w:val="24"/>
              </w:rPr>
              <w:fldChar w:fldCharType="end"/>
            </w:r>
          </w:hyperlink>
        </w:p>
        <w:p w14:paraId="50C3CB7E" w14:textId="2A9F3886" w:rsidR="00026407" w:rsidRPr="00FF0A75" w:rsidRDefault="00000000">
          <w:pPr>
            <w:pStyle w:val="TOC2"/>
            <w:tabs>
              <w:tab w:val="left" w:pos="960"/>
              <w:tab w:val="right" w:leader="dot" w:pos="9016"/>
            </w:tabs>
            <w:rPr>
              <w:rFonts w:eastAsiaTheme="minorEastAsia" w:cs="Arial"/>
              <w:noProof/>
              <w:color w:val="auto"/>
              <w:szCs w:val="24"/>
              <w:lang w:eastAsia="en-GB"/>
            </w:rPr>
          </w:pPr>
          <w:hyperlink w:anchor="_Toc160103491" w:history="1">
            <w:r w:rsidR="00026407" w:rsidRPr="00FF0A75">
              <w:rPr>
                <w:rStyle w:val="Hyperlink"/>
                <w:noProof/>
                <w:szCs w:val="24"/>
              </w:rPr>
              <w:t>1.9</w:t>
            </w:r>
            <w:r w:rsidR="00026407" w:rsidRPr="00FF0A75">
              <w:rPr>
                <w:rFonts w:eastAsiaTheme="minorEastAsia" w:cs="Arial"/>
                <w:noProof/>
                <w:color w:val="auto"/>
                <w:szCs w:val="24"/>
                <w:lang w:eastAsia="en-GB"/>
              </w:rPr>
              <w:tab/>
            </w:r>
            <w:r w:rsidR="00026407" w:rsidRPr="00FF0A75">
              <w:rPr>
                <w:rStyle w:val="Hyperlink"/>
                <w:noProof/>
                <w:szCs w:val="24"/>
              </w:rPr>
              <w:t>Introduction</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_Toc160103491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18</w:t>
            </w:r>
            <w:r w:rsidR="00026407" w:rsidRPr="00FF0A75">
              <w:rPr>
                <w:noProof/>
                <w:webHidden/>
                <w:szCs w:val="24"/>
              </w:rPr>
              <w:fldChar w:fldCharType="end"/>
            </w:r>
          </w:hyperlink>
        </w:p>
        <w:p w14:paraId="02628601" w14:textId="23170164" w:rsidR="00026407" w:rsidRPr="00FF0A75" w:rsidRDefault="00000000">
          <w:pPr>
            <w:pStyle w:val="TOC2"/>
            <w:tabs>
              <w:tab w:val="left" w:pos="960"/>
              <w:tab w:val="right" w:leader="dot" w:pos="9016"/>
            </w:tabs>
            <w:rPr>
              <w:rFonts w:eastAsiaTheme="minorEastAsia" w:cs="Arial"/>
              <w:noProof/>
              <w:color w:val="auto"/>
              <w:szCs w:val="24"/>
              <w:lang w:eastAsia="en-GB"/>
            </w:rPr>
          </w:pPr>
          <w:hyperlink w:anchor="_Toc160103492" w:history="1">
            <w:r w:rsidR="00026407" w:rsidRPr="00FF0A75">
              <w:rPr>
                <w:rStyle w:val="Hyperlink"/>
                <w:noProof/>
                <w:szCs w:val="24"/>
              </w:rPr>
              <w:t>1.10</w:t>
            </w:r>
            <w:r w:rsidR="00026407" w:rsidRPr="00FF0A75">
              <w:rPr>
                <w:rFonts w:eastAsiaTheme="minorEastAsia" w:cs="Arial"/>
                <w:noProof/>
                <w:color w:val="auto"/>
                <w:szCs w:val="24"/>
                <w:lang w:eastAsia="en-GB"/>
              </w:rPr>
              <w:tab/>
            </w:r>
            <w:r w:rsidR="00026407" w:rsidRPr="00FF0A75">
              <w:rPr>
                <w:rStyle w:val="Hyperlink"/>
                <w:noProof/>
                <w:szCs w:val="24"/>
              </w:rPr>
              <w:t>Literature Review</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_Toc160103492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18</w:t>
            </w:r>
            <w:r w:rsidR="00026407" w:rsidRPr="00FF0A75">
              <w:rPr>
                <w:noProof/>
                <w:webHidden/>
                <w:szCs w:val="24"/>
              </w:rPr>
              <w:fldChar w:fldCharType="end"/>
            </w:r>
          </w:hyperlink>
        </w:p>
        <w:p w14:paraId="18BB970D" w14:textId="589685C8" w:rsidR="00026407" w:rsidRPr="00FF0A75" w:rsidRDefault="00000000">
          <w:pPr>
            <w:pStyle w:val="TOC3"/>
            <w:tabs>
              <w:tab w:val="left" w:pos="1440"/>
              <w:tab w:val="right" w:leader="dot" w:pos="9016"/>
            </w:tabs>
            <w:rPr>
              <w:rFonts w:eastAsiaTheme="minorEastAsia" w:cs="Arial"/>
              <w:noProof/>
              <w:color w:val="auto"/>
              <w:szCs w:val="24"/>
              <w:lang w:eastAsia="en-GB"/>
            </w:rPr>
          </w:pPr>
          <w:hyperlink w:anchor="_Toc160103493" w:history="1">
            <w:r w:rsidR="00026407" w:rsidRPr="00FF0A75">
              <w:rPr>
                <w:rStyle w:val="Hyperlink"/>
                <w:noProof/>
                <w:szCs w:val="24"/>
              </w:rPr>
              <w:t>1.10.1</w:t>
            </w:r>
            <w:r w:rsidR="00026407" w:rsidRPr="00FF0A75">
              <w:rPr>
                <w:rFonts w:eastAsiaTheme="minorEastAsia" w:cs="Arial"/>
                <w:noProof/>
                <w:color w:val="auto"/>
                <w:szCs w:val="24"/>
                <w:lang w:eastAsia="en-GB"/>
              </w:rPr>
              <w:tab/>
            </w:r>
            <w:r w:rsidR="00026407" w:rsidRPr="00FF0A75">
              <w:rPr>
                <w:rStyle w:val="Hyperlink"/>
                <w:noProof/>
                <w:szCs w:val="24"/>
              </w:rPr>
              <w:t>Regression Models</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_Toc160103493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18</w:t>
            </w:r>
            <w:r w:rsidR="00026407" w:rsidRPr="00FF0A75">
              <w:rPr>
                <w:noProof/>
                <w:webHidden/>
                <w:szCs w:val="24"/>
              </w:rPr>
              <w:fldChar w:fldCharType="end"/>
            </w:r>
          </w:hyperlink>
        </w:p>
        <w:p w14:paraId="6F9E9A86" w14:textId="4089B62B" w:rsidR="00026407" w:rsidRPr="00FF0A75" w:rsidRDefault="00000000">
          <w:pPr>
            <w:pStyle w:val="TOC3"/>
            <w:tabs>
              <w:tab w:val="left" w:pos="1440"/>
              <w:tab w:val="right" w:leader="dot" w:pos="9016"/>
            </w:tabs>
            <w:rPr>
              <w:rFonts w:eastAsiaTheme="minorEastAsia" w:cs="Arial"/>
              <w:noProof/>
              <w:color w:val="auto"/>
              <w:szCs w:val="24"/>
              <w:lang w:eastAsia="en-GB"/>
            </w:rPr>
          </w:pPr>
          <w:hyperlink w:anchor="_Toc160103494" w:history="1">
            <w:r w:rsidR="00026407" w:rsidRPr="00FF0A75">
              <w:rPr>
                <w:rStyle w:val="Hyperlink"/>
                <w:noProof/>
                <w:szCs w:val="24"/>
              </w:rPr>
              <w:t>1.10.2</w:t>
            </w:r>
            <w:r w:rsidR="00026407" w:rsidRPr="00FF0A75">
              <w:rPr>
                <w:rFonts w:eastAsiaTheme="minorEastAsia" w:cs="Arial"/>
                <w:noProof/>
                <w:color w:val="auto"/>
                <w:szCs w:val="24"/>
                <w:lang w:eastAsia="en-GB"/>
              </w:rPr>
              <w:tab/>
            </w:r>
            <w:r w:rsidR="00026407" w:rsidRPr="00FF0A75">
              <w:rPr>
                <w:rStyle w:val="Hyperlink"/>
                <w:noProof/>
                <w:szCs w:val="24"/>
              </w:rPr>
              <w:t>Time-Series Models</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_Toc160103494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20</w:t>
            </w:r>
            <w:r w:rsidR="00026407" w:rsidRPr="00FF0A75">
              <w:rPr>
                <w:noProof/>
                <w:webHidden/>
                <w:szCs w:val="24"/>
              </w:rPr>
              <w:fldChar w:fldCharType="end"/>
            </w:r>
          </w:hyperlink>
        </w:p>
        <w:p w14:paraId="329AFE7E" w14:textId="6EF1AED9" w:rsidR="00026407" w:rsidRPr="00FF0A75" w:rsidRDefault="00000000">
          <w:pPr>
            <w:pStyle w:val="TOC3"/>
            <w:tabs>
              <w:tab w:val="left" w:pos="1440"/>
              <w:tab w:val="right" w:leader="dot" w:pos="9016"/>
            </w:tabs>
            <w:rPr>
              <w:rFonts w:eastAsiaTheme="minorEastAsia" w:cs="Arial"/>
              <w:noProof/>
              <w:color w:val="auto"/>
              <w:szCs w:val="24"/>
              <w:lang w:eastAsia="en-GB"/>
            </w:rPr>
          </w:pPr>
          <w:hyperlink w:anchor="_Toc160103495" w:history="1">
            <w:r w:rsidR="00026407" w:rsidRPr="00FF0A75">
              <w:rPr>
                <w:rStyle w:val="Hyperlink"/>
                <w:noProof/>
                <w:szCs w:val="24"/>
              </w:rPr>
              <w:t>1.10.3</w:t>
            </w:r>
            <w:r w:rsidR="00026407" w:rsidRPr="00FF0A75">
              <w:rPr>
                <w:rFonts w:eastAsiaTheme="minorEastAsia" w:cs="Arial"/>
                <w:noProof/>
                <w:color w:val="auto"/>
                <w:szCs w:val="24"/>
                <w:lang w:eastAsia="en-GB"/>
              </w:rPr>
              <w:tab/>
            </w:r>
            <w:r w:rsidR="00026407" w:rsidRPr="00FF0A75">
              <w:rPr>
                <w:rStyle w:val="Hyperlink"/>
                <w:noProof/>
                <w:szCs w:val="24"/>
              </w:rPr>
              <w:t>Classification Models</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_Toc160103495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23</w:t>
            </w:r>
            <w:r w:rsidR="00026407" w:rsidRPr="00FF0A75">
              <w:rPr>
                <w:noProof/>
                <w:webHidden/>
                <w:szCs w:val="24"/>
              </w:rPr>
              <w:fldChar w:fldCharType="end"/>
            </w:r>
          </w:hyperlink>
        </w:p>
        <w:p w14:paraId="7F21EC54" w14:textId="15FAAC20" w:rsidR="00026407" w:rsidRPr="00FF0A75" w:rsidRDefault="00000000">
          <w:pPr>
            <w:pStyle w:val="TOC3"/>
            <w:tabs>
              <w:tab w:val="left" w:pos="1440"/>
              <w:tab w:val="right" w:leader="dot" w:pos="9016"/>
            </w:tabs>
            <w:rPr>
              <w:rFonts w:eastAsiaTheme="minorEastAsia" w:cs="Arial"/>
              <w:noProof/>
              <w:color w:val="auto"/>
              <w:szCs w:val="24"/>
              <w:lang w:eastAsia="en-GB"/>
            </w:rPr>
          </w:pPr>
          <w:hyperlink w:anchor="_Toc160103496" w:history="1">
            <w:r w:rsidR="00026407" w:rsidRPr="00FF0A75">
              <w:rPr>
                <w:rStyle w:val="Hyperlink"/>
                <w:noProof/>
                <w:szCs w:val="24"/>
              </w:rPr>
              <w:t>1.10.4</w:t>
            </w:r>
            <w:r w:rsidR="00026407" w:rsidRPr="00FF0A75">
              <w:rPr>
                <w:rFonts w:eastAsiaTheme="minorEastAsia" w:cs="Arial"/>
                <w:noProof/>
                <w:color w:val="auto"/>
                <w:szCs w:val="24"/>
                <w:lang w:eastAsia="en-GB"/>
              </w:rPr>
              <w:tab/>
            </w:r>
            <w:r w:rsidR="00026407" w:rsidRPr="00FF0A75">
              <w:rPr>
                <w:rStyle w:val="Hyperlink"/>
                <w:noProof/>
                <w:szCs w:val="24"/>
              </w:rPr>
              <w:t>Logistic Regression</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_Toc160103496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25</w:t>
            </w:r>
            <w:r w:rsidR="00026407" w:rsidRPr="00FF0A75">
              <w:rPr>
                <w:noProof/>
                <w:webHidden/>
                <w:szCs w:val="24"/>
              </w:rPr>
              <w:fldChar w:fldCharType="end"/>
            </w:r>
          </w:hyperlink>
        </w:p>
        <w:p w14:paraId="53745A6F" w14:textId="31467848" w:rsidR="00026407" w:rsidRPr="00FF0A75" w:rsidRDefault="00000000">
          <w:pPr>
            <w:pStyle w:val="TOC2"/>
            <w:tabs>
              <w:tab w:val="left" w:pos="960"/>
              <w:tab w:val="right" w:leader="dot" w:pos="9016"/>
            </w:tabs>
            <w:rPr>
              <w:rFonts w:eastAsiaTheme="minorEastAsia" w:cs="Arial"/>
              <w:noProof/>
              <w:color w:val="auto"/>
              <w:szCs w:val="24"/>
              <w:lang w:eastAsia="en-GB"/>
            </w:rPr>
          </w:pPr>
          <w:hyperlink w:anchor="_Toc160103497" w:history="1">
            <w:r w:rsidR="00026407" w:rsidRPr="00FF0A75">
              <w:rPr>
                <w:rStyle w:val="Hyperlink"/>
                <w:noProof/>
                <w:szCs w:val="24"/>
              </w:rPr>
              <w:t>1.11</w:t>
            </w:r>
            <w:r w:rsidR="00026407" w:rsidRPr="00FF0A75">
              <w:rPr>
                <w:rFonts w:eastAsiaTheme="minorEastAsia" w:cs="Arial"/>
                <w:noProof/>
                <w:color w:val="auto"/>
                <w:szCs w:val="24"/>
                <w:lang w:eastAsia="en-GB"/>
              </w:rPr>
              <w:tab/>
            </w:r>
            <w:r w:rsidR="00026407" w:rsidRPr="00FF0A75">
              <w:rPr>
                <w:rStyle w:val="Hyperlink"/>
                <w:noProof/>
                <w:szCs w:val="24"/>
              </w:rPr>
              <w:t>Assumptions</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_Toc160103497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25</w:t>
            </w:r>
            <w:r w:rsidR="00026407" w:rsidRPr="00FF0A75">
              <w:rPr>
                <w:noProof/>
                <w:webHidden/>
                <w:szCs w:val="24"/>
              </w:rPr>
              <w:fldChar w:fldCharType="end"/>
            </w:r>
          </w:hyperlink>
        </w:p>
        <w:p w14:paraId="31BE4159" w14:textId="30FEF8CE" w:rsidR="00026407" w:rsidRPr="00FF0A75" w:rsidRDefault="00000000">
          <w:pPr>
            <w:pStyle w:val="TOC2"/>
            <w:tabs>
              <w:tab w:val="left" w:pos="960"/>
              <w:tab w:val="right" w:leader="dot" w:pos="9016"/>
            </w:tabs>
            <w:rPr>
              <w:rFonts w:eastAsiaTheme="minorEastAsia" w:cs="Arial"/>
              <w:noProof/>
              <w:color w:val="auto"/>
              <w:szCs w:val="24"/>
              <w:lang w:eastAsia="en-GB"/>
            </w:rPr>
          </w:pPr>
          <w:hyperlink w:anchor="_Toc160103498" w:history="1">
            <w:r w:rsidR="00026407" w:rsidRPr="00FF0A75">
              <w:rPr>
                <w:rStyle w:val="Hyperlink"/>
                <w:rFonts w:eastAsia="Arial" w:cs="Arial"/>
                <w:noProof/>
                <w:szCs w:val="24"/>
                <w:lang w:val="en-US"/>
              </w:rPr>
              <w:t>1.12</w:t>
            </w:r>
            <w:r w:rsidR="00026407" w:rsidRPr="00FF0A75">
              <w:rPr>
                <w:rFonts w:eastAsiaTheme="minorEastAsia" w:cs="Arial"/>
                <w:noProof/>
                <w:color w:val="auto"/>
                <w:szCs w:val="24"/>
                <w:lang w:eastAsia="en-GB"/>
              </w:rPr>
              <w:tab/>
            </w:r>
            <w:r w:rsidR="00026407" w:rsidRPr="00FF0A75">
              <w:rPr>
                <w:rStyle w:val="Hyperlink"/>
                <w:rFonts w:eastAsia="Arial" w:cs="Arial"/>
                <w:noProof/>
                <w:szCs w:val="24"/>
                <w:lang w:val="en-US"/>
              </w:rPr>
              <w:t>Implementation</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_Toc160103498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26</w:t>
            </w:r>
            <w:r w:rsidR="00026407" w:rsidRPr="00FF0A75">
              <w:rPr>
                <w:noProof/>
                <w:webHidden/>
                <w:szCs w:val="24"/>
              </w:rPr>
              <w:fldChar w:fldCharType="end"/>
            </w:r>
          </w:hyperlink>
        </w:p>
        <w:p w14:paraId="6ADDB1D2" w14:textId="338D5AF0" w:rsidR="00026407" w:rsidRPr="00FF0A75" w:rsidRDefault="00000000">
          <w:pPr>
            <w:pStyle w:val="TOC3"/>
            <w:tabs>
              <w:tab w:val="left" w:pos="1440"/>
              <w:tab w:val="right" w:leader="dot" w:pos="9016"/>
            </w:tabs>
            <w:rPr>
              <w:rFonts w:eastAsiaTheme="minorEastAsia" w:cs="Arial"/>
              <w:noProof/>
              <w:color w:val="auto"/>
              <w:szCs w:val="24"/>
              <w:lang w:eastAsia="en-GB"/>
            </w:rPr>
          </w:pPr>
          <w:hyperlink w:anchor="_Toc160103499" w:history="1">
            <w:r w:rsidR="00026407" w:rsidRPr="00FF0A75">
              <w:rPr>
                <w:rStyle w:val="Hyperlink"/>
                <w:noProof/>
                <w:szCs w:val="24"/>
              </w:rPr>
              <w:t>1.12.1</w:t>
            </w:r>
            <w:r w:rsidR="00026407" w:rsidRPr="00FF0A75">
              <w:rPr>
                <w:rFonts w:eastAsiaTheme="minorEastAsia" w:cs="Arial"/>
                <w:noProof/>
                <w:color w:val="auto"/>
                <w:szCs w:val="24"/>
                <w:lang w:eastAsia="en-GB"/>
              </w:rPr>
              <w:tab/>
            </w:r>
            <w:r w:rsidR="00026407" w:rsidRPr="00FF0A75">
              <w:rPr>
                <w:rStyle w:val="Hyperlink"/>
                <w:noProof/>
                <w:szCs w:val="24"/>
              </w:rPr>
              <w:t>Regression Models</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_Toc160103499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26</w:t>
            </w:r>
            <w:r w:rsidR="00026407" w:rsidRPr="00FF0A75">
              <w:rPr>
                <w:noProof/>
                <w:webHidden/>
                <w:szCs w:val="24"/>
              </w:rPr>
              <w:fldChar w:fldCharType="end"/>
            </w:r>
          </w:hyperlink>
        </w:p>
        <w:p w14:paraId="55FBB1DC" w14:textId="32386384" w:rsidR="00026407" w:rsidRPr="00FF0A75" w:rsidRDefault="00000000">
          <w:pPr>
            <w:pStyle w:val="TOC3"/>
            <w:tabs>
              <w:tab w:val="left" w:pos="1440"/>
              <w:tab w:val="right" w:leader="dot" w:pos="9016"/>
            </w:tabs>
            <w:rPr>
              <w:rFonts w:eastAsiaTheme="minorEastAsia" w:cs="Arial"/>
              <w:noProof/>
              <w:color w:val="auto"/>
              <w:szCs w:val="24"/>
              <w:lang w:eastAsia="en-GB"/>
            </w:rPr>
          </w:pPr>
          <w:hyperlink w:anchor="_Toc160103500" w:history="1">
            <w:r w:rsidR="00026407" w:rsidRPr="00FF0A75">
              <w:rPr>
                <w:rStyle w:val="Hyperlink"/>
                <w:noProof/>
                <w:szCs w:val="24"/>
              </w:rPr>
              <w:t>1.12.2</w:t>
            </w:r>
            <w:r w:rsidR="00026407" w:rsidRPr="00FF0A75">
              <w:rPr>
                <w:rFonts w:eastAsiaTheme="minorEastAsia" w:cs="Arial"/>
                <w:noProof/>
                <w:color w:val="auto"/>
                <w:szCs w:val="24"/>
                <w:lang w:eastAsia="en-GB"/>
              </w:rPr>
              <w:tab/>
            </w:r>
            <w:r w:rsidR="00026407" w:rsidRPr="00FF0A75">
              <w:rPr>
                <w:rStyle w:val="Hyperlink"/>
                <w:noProof/>
                <w:szCs w:val="24"/>
              </w:rPr>
              <w:t>Time Series Models</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_Toc160103500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30</w:t>
            </w:r>
            <w:r w:rsidR="00026407" w:rsidRPr="00FF0A75">
              <w:rPr>
                <w:noProof/>
                <w:webHidden/>
                <w:szCs w:val="24"/>
              </w:rPr>
              <w:fldChar w:fldCharType="end"/>
            </w:r>
          </w:hyperlink>
        </w:p>
        <w:p w14:paraId="33E32668" w14:textId="37181A26" w:rsidR="00026407" w:rsidRPr="00FF0A75" w:rsidRDefault="00000000">
          <w:pPr>
            <w:pStyle w:val="TOC3"/>
            <w:tabs>
              <w:tab w:val="left" w:pos="1440"/>
              <w:tab w:val="right" w:leader="dot" w:pos="9016"/>
            </w:tabs>
            <w:rPr>
              <w:rFonts w:eastAsiaTheme="minorEastAsia" w:cs="Arial"/>
              <w:noProof/>
              <w:color w:val="auto"/>
              <w:szCs w:val="24"/>
              <w:lang w:eastAsia="en-GB"/>
            </w:rPr>
          </w:pPr>
          <w:hyperlink w:anchor="_Toc160103501" w:history="1">
            <w:r w:rsidR="00026407" w:rsidRPr="00FF0A75">
              <w:rPr>
                <w:rStyle w:val="Hyperlink"/>
                <w:noProof/>
                <w:szCs w:val="24"/>
              </w:rPr>
              <w:t>1.12.3</w:t>
            </w:r>
            <w:r w:rsidR="00026407" w:rsidRPr="00FF0A75">
              <w:rPr>
                <w:rFonts w:eastAsiaTheme="minorEastAsia" w:cs="Arial"/>
                <w:noProof/>
                <w:color w:val="auto"/>
                <w:szCs w:val="24"/>
                <w:lang w:eastAsia="en-GB"/>
              </w:rPr>
              <w:tab/>
            </w:r>
            <w:r w:rsidR="00026407" w:rsidRPr="00FF0A75">
              <w:rPr>
                <w:rStyle w:val="Hyperlink"/>
                <w:noProof/>
                <w:szCs w:val="24"/>
              </w:rPr>
              <w:t>Classification Models</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_Toc160103501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32</w:t>
            </w:r>
            <w:r w:rsidR="00026407" w:rsidRPr="00FF0A75">
              <w:rPr>
                <w:noProof/>
                <w:webHidden/>
                <w:szCs w:val="24"/>
              </w:rPr>
              <w:fldChar w:fldCharType="end"/>
            </w:r>
          </w:hyperlink>
        </w:p>
        <w:p w14:paraId="2C452352" w14:textId="21BCD5FB" w:rsidR="00026407" w:rsidRPr="00FF0A75" w:rsidRDefault="00000000">
          <w:pPr>
            <w:pStyle w:val="TOC2"/>
            <w:tabs>
              <w:tab w:val="left" w:pos="960"/>
              <w:tab w:val="right" w:leader="dot" w:pos="9016"/>
            </w:tabs>
            <w:rPr>
              <w:rFonts w:eastAsiaTheme="minorEastAsia" w:cs="Arial"/>
              <w:noProof/>
              <w:color w:val="auto"/>
              <w:szCs w:val="24"/>
              <w:lang w:eastAsia="en-GB"/>
            </w:rPr>
          </w:pPr>
          <w:hyperlink w:anchor="_Toc160103502" w:history="1">
            <w:r w:rsidR="00026407" w:rsidRPr="00FF0A75">
              <w:rPr>
                <w:rStyle w:val="Hyperlink"/>
                <w:noProof/>
                <w:szCs w:val="24"/>
              </w:rPr>
              <w:t>1.13</w:t>
            </w:r>
            <w:r w:rsidR="00026407" w:rsidRPr="00FF0A75">
              <w:rPr>
                <w:rFonts w:eastAsiaTheme="minorEastAsia" w:cs="Arial"/>
                <w:noProof/>
                <w:color w:val="auto"/>
                <w:szCs w:val="24"/>
                <w:lang w:eastAsia="en-GB"/>
              </w:rPr>
              <w:tab/>
            </w:r>
            <w:r w:rsidR="00026407" w:rsidRPr="00FF0A75">
              <w:rPr>
                <w:rStyle w:val="Hyperlink"/>
                <w:noProof/>
                <w:szCs w:val="24"/>
              </w:rPr>
              <w:t>Results</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_Toc160103502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32</w:t>
            </w:r>
            <w:r w:rsidR="00026407" w:rsidRPr="00FF0A75">
              <w:rPr>
                <w:noProof/>
                <w:webHidden/>
                <w:szCs w:val="24"/>
              </w:rPr>
              <w:fldChar w:fldCharType="end"/>
            </w:r>
          </w:hyperlink>
        </w:p>
        <w:p w14:paraId="7368DBD3" w14:textId="49DC4382" w:rsidR="00026407" w:rsidRPr="00FF0A75" w:rsidRDefault="00000000">
          <w:pPr>
            <w:pStyle w:val="TOC3"/>
            <w:tabs>
              <w:tab w:val="left" w:pos="1440"/>
              <w:tab w:val="right" w:leader="dot" w:pos="9016"/>
            </w:tabs>
            <w:rPr>
              <w:rFonts w:eastAsiaTheme="minorEastAsia" w:cs="Arial"/>
              <w:noProof/>
              <w:color w:val="auto"/>
              <w:szCs w:val="24"/>
              <w:lang w:eastAsia="en-GB"/>
            </w:rPr>
          </w:pPr>
          <w:hyperlink w:anchor="_Toc160103503" w:history="1">
            <w:r w:rsidR="00026407" w:rsidRPr="00FF0A75">
              <w:rPr>
                <w:rStyle w:val="Hyperlink"/>
                <w:noProof/>
                <w:szCs w:val="24"/>
              </w:rPr>
              <w:t>1.13.1</w:t>
            </w:r>
            <w:r w:rsidR="00026407" w:rsidRPr="00FF0A75">
              <w:rPr>
                <w:rFonts w:eastAsiaTheme="minorEastAsia" w:cs="Arial"/>
                <w:noProof/>
                <w:color w:val="auto"/>
                <w:szCs w:val="24"/>
                <w:lang w:eastAsia="en-GB"/>
              </w:rPr>
              <w:tab/>
            </w:r>
            <w:r w:rsidR="00026407" w:rsidRPr="00FF0A75">
              <w:rPr>
                <w:rStyle w:val="Hyperlink"/>
                <w:noProof/>
                <w:szCs w:val="24"/>
              </w:rPr>
              <w:t>Regression Models</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_Toc160103503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32</w:t>
            </w:r>
            <w:r w:rsidR="00026407" w:rsidRPr="00FF0A75">
              <w:rPr>
                <w:noProof/>
                <w:webHidden/>
                <w:szCs w:val="24"/>
              </w:rPr>
              <w:fldChar w:fldCharType="end"/>
            </w:r>
          </w:hyperlink>
        </w:p>
        <w:p w14:paraId="18C62218" w14:textId="5CA584E5" w:rsidR="00026407" w:rsidRPr="00FF0A75" w:rsidRDefault="00000000">
          <w:pPr>
            <w:pStyle w:val="TOC3"/>
            <w:tabs>
              <w:tab w:val="left" w:pos="1440"/>
              <w:tab w:val="right" w:leader="dot" w:pos="9016"/>
            </w:tabs>
            <w:rPr>
              <w:rFonts w:eastAsiaTheme="minorEastAsia" w:cs="Arial"/>
              <w:noProof/>
              <w:color w:val="auto"/>
              <w:szCs w:val="24"/>
              <w:lang w:eastAsia="en-GB"/>
            </w:rPr>
          </w:pPr>
          <w:hyperlink w:anchor="_Toc160103504" w:history="1">
            <w:r w:rsidR="00026407" w:rsidRPr="00FF0A75">
              <w:rPr>
                <w:rStyle w:val="Hyperlink"/>
                <w:noProof/>
                <w:szCs w:val="24"/>
              </w:rPr>
              <w:t>1.13.2</w:t>
            </w:r>
            <w:r w:rsidR="00026407" w:rsidRPr="00FF0A75">
              <w:rPr>
                <w:rFonts w:eastAsiaTheme="minorEastAsia" w:cs="Arial"/>
                <w:noProof/>
                <w:color w:val="auto"/>
                <w:szCs w:val="24"/>
                <w:lang w:eastAsia="en-GB"/>
              </w:rPr>
              <w:tab/>
            </w:r>
            <w:r w:rsidR="00026407" w:rsidRPr="00FF0A75">
              <w:rPr>
                <w:rStyle w:val="Hyperlink"/>
                <w:noProof/>
                <w:szCs w:val="24"/>
              </w:rPr>
              <w:t>Time Series Models</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_Toc160103504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43</w:t>
            </w:r>
            <w:r w:rsidR="00026407" w:rsidRPr="00FF0A75">
              <w:rPr>
                <w:noProof/>
                <w:webHidden/>
                <w:szCs w:val="24"/>
              </w:rPr>
              <w:fldChar w:fldCharType="end"/>
            </w:r>
          </w:hyperlink>
        </w:p>
        <w:p w14:paraId="0416B0B0" w14:textId="6B59A0C7" w:rsidR="00026407" w:rsidRPr="00FF0A75" w:rsidRDefault="00000000">
          <w:pPr>
            <w:pStyle w:val="TOC3"/>
            <w:tabs>
              <w:tab w:val="left" w:pos="1440"/>
              <w:tab w:val="right" w:leader="dot" w:pos="9016"/>
            </w:tabs>
            <w:rPr>
              <w:rFonts w:eastAsiaTheme="minorEastAsia" w:cs="Arial"/>
              <w:noProof/>
              <w:color w:val="auto"/>
              <w:szCs w:val="24"/>
              <w:lang w:eastAsia="en-GB"/>
            </w:rPr>
          </w:pPr>
          <w:hyperlink w:anchor="_Toc160103505" w:history="1">
            <w:r w:rsidR="00026407" w:rsidRPr="00FF0A75">
              <w:rPr>
                <w:rStyle w:val="Hyperlink"/>
                <w:noProof/>
                <w:szCs w:val="24"/>
              </w:rPr>
              <w:t>1.13.3</w:t>
            </w:r>
            <w:r w:rsidR="00026407" w:rsidRPr="00FF0A75">
              <w:rPr>
                <w:rFonts w:eastAsiaTheme="minorEastAsia" w:cs="Arial"/>
                <w:noProof/>
                <w:color w:val="auto"/>
                <w:szCs w:val="24"/>
                <w:lang w:eastAsia="en-GB"/>
              </w:rPr>
              <w:tab/>
            </w:r>
            <w:r w:rsidR="00026407" w:rsidRPr="00FF0A75">
              <w:rPr>
                <w:rStyle w:val="Hyperlink"/>
                <w:noProof/>
                <w:szCs w:val="24"/>
              </w:rPr>
              <w:t>Classification Models</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_Toc160103505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50</w:t>
            </w:r>
            <w:r w:rsidR="00026407" w:rsidRPr="00FF0A75">
              <w:rPr>
                <w:noProof/>
                <w:webHidden/>
                <w:szCs w:val="24"/>
              </w:rPr>
              <w:fldChar w:fldCharType="end"/>
            </w:r>
          </w:hyperlink>
        </w:p>
        <w:p w14:paraId="75850BBA" w14:textId="27FA13AA" w:rsidR="00026407" w:rsidRPr="00FF0A75" w:rsidRDefault="00000000">
          <w:pPr>
            <w:pStyle w:val="TOC1"/>
            <w:tabs>
              <w:tab w:val="left" w:pos="480"/>
            </w:tabs>
            <w:rPr>
              <w:rFonts w:eastAsiaTheme="minorEastAsia"/>
              <w:b w:val="0"/>
              <w:bCs w:val="0"/>
              <w:color w:val="auto"/>
              <w:sz w:val="24"/>
              <w:szCs w:val="24"/>
              <w:lang w:val="en-GB" w:eastAsia="en-GB"/>
            </w:rPr>
          </w:pPr>
          <w:hyperlink w:anchor="_Toc160103506" w:history="1">
            <w:r w:rsidR="00026407" w:rsidRPr="00FF0A75">
              <w:rPr>
                <w:rStyle w:val="Hyperlink"/>
                <w:b w:val="0"/>
                <w:bCs w:val="0"/>
                <w:sz w:val="24"/>
                <w:szCs w:val="24"/>
              </w:rPr>
              <w:t>4.</w:t>
            </w:r>
            <w:r w:rsidR="00026407" w:rsidRPr="00FF0A75">
              <w:rPr>
                <w:rFonts w:eastAsiaTheme="minorEastAsia"/>
                <w:b w:val="0"/>
                <w:bCs w:val="0"/>
                <w:color w:val="auto"/>
                <w:sz w:val="24"/>
                <w:szCs w:val="24"/>
                <w:lang w:val="en-GB" w:eastAsia="en-GB"/>
              </w:rPr>
              <w:tab/>
            </w:r>
            <w:r w:rsidR="00026407" w:rsidRPr="00FF0A75">
              <w:rPr>
                <w:rStyle w:val="Hyperlink"/>
                <w:b w:val="0"/>
                <w:bCs w:val="0"/>
                <w:sz w:val="24"/>
                <w:szCs w:val="24"/>
              </w:rPr>
              <w:t>IMPUTATION OF MISSING DATA</w:t>
            </w:r>
            <w:r w:rsidR="00026407" w:rsidRPr="00FF0A75">
              <w:rPr>
                <w:b w:val="0"/>
                <w:bCs w:val="0"/>
                <w:webHidden/>
                <w:sz w:val="24"/>
                <w:szCs w:val="24"/>
              </w:rPr>
              <w:tab/>
            </w:r>
            <w:r w:rsidR="00026407" w:rsidRPr="00FF0A75">
              <w:rPr>
                <w:b w:val="0"/>
                <w:bCs w:val="0"/>
                <w:webHidden/>
                <w:sz w:val="24"/>
                <w:szCs w:val="24"/>
              </w:rPr>
              <w:fldChar w:fldCharType="begin"/>
            </w:r>
            <w:r w:rsidR="00026407" w:rsidRPr="00FF0A75">
              <w:rPr>
                <w:b w:val="0"/>
                <w:bCs w:val="0"/>
                <w:webHidden/>
                <w:sz w:val="24"/>
                <w:szCs w:val="24"/>
              </w:rPr>
              <w:instrText xml:space="preserve"> PAGEREF _Toc160103506 \h </w:instrText>
            </w:r>
            <w:r w:rsidR="00026407" w:rsidRPr="00FF0A75">
              <w:rPr>
                <w:b w:val="0"/>
                <w:bCs w:val="0"/>
                <w:webHidden/>
                <w:sz w:val="24"/>
                <w:szCs w:val="24"/>
              </w:rPr>
            </w:r>
            <w:r w:rsidR="00026407" w:rsidRPr="00FF0A75">
              <w:rPr>
                <w:b w:val="0"/>
                <w:bCs w:val="0"/>
                <w:webHidden/>
                <w:sz w:val="24"/>
                <w:szCs w:val="24"/>
              </w:rPr>
              <w:fldChar w:fldCharType="separate"/>
            </w:r>
            <w:r w:rsidR="00FF0A75" w:rsidRPr="00FF0A75">
              <w:rPr>
                <w:b w:val="0"/>
                <w:bCs w:val="0"/>
                <w:webHidden/>
                <w:sz w:val="24"/>
                <w:szCs w:val="24"/>
              </w:rPr>
              <w:t>52</w:t>
            </w:r>
            <w:r w:rsidR="00026407" w:rsidRPr="00FF0A75">
              <w:rPr>
                <w:b w:val="0"/>
                <w:bCs w:val="0"/>
                <w:webHidden/>
                <w:sz w:val="24"/>
                <w:szCs w:val="24"/>
              </w:rPr>
              <w:fldChar w:fldCharType="end"/>
            </w:r>
          </w:hyperlink>
        </w:p>
        <w:p w14:paraId="0C1FDCD4" w14:textId="5497613C" w:rsidR="00026407" w:rsidRPr="00FF0A75" w:rsidRDefault="00000000">
          <w:pPr>
            <w:pStyle w:val="TOC2"/>
            <w:tabs>
              <w:tab w:val="left" w:pos="960"/>
              <w:tab w:val="right" w:leader="dot" w:pos="9016"/>
            </w:tabs>
            <w:rPr>
              <w:rFonts w:eastAsiaTheme="minorEastAsia" w:cs="Arial"/>
              <w:noProof/>
              <w:color w:val="auto"/>
              <w:szCs w:val="24"/>
              <w:lang w:eastAsia="en-GB"/>
            </w:rPr>
          </w:pPr>
          <w:hyperlink w:anchor="_Toc160103507" w:history="1">
            <w:r w:rsidR="00026407" w:rsidRPr="00FF0A75">
              <w:rPr>
                <w:rStyle w:val="Hyperlink"/>
                <w:noProof/>
                <w:szCs w:val="24"/>
              </w:rPr>
              <w:t>1.14</w:t>
            </w:r>
            <w:r w:rsidR="00026407" w:rsidRPr="00FF0A75">
              <w:rPr>
                <w:rFonts w:eastAsiaTheme="minorEastAsia" w:cs="Arial"/>
                <w:noProof/>
                <w:color w:val="auto"/>
                <w:szCs w:val="24"/>
                <w:lang w:eastAsia="en-GB"/>
              </w:rPr>
              <w:tab/>
            </w:r>
            <w:r w:rsidR="00026407" w:rsidRPr="00FF0A75">
              <w:rPr>
                <w:rStyle w:val="Hyperlink"/>
                <w:noProof/>
                <w:szCs w:val="24"/>
              </w:rPr>
              <w:t>Introduction</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_Toc160103507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52</w:t>
            </w:r>
            <w:r w:rsidR="00026407" w:rsidRPr="00FF0A75">
              <w:rPr>
                <w:noProof/>
                <w:webHidden/>
                <w:szCs w:val="24"/>
              </w:rPr>
              <w:fldChar w:fldCharType="end"/>
            </w:r>
          </w:hyperlink>
        </w:p>
        <w:p w14:paraId="3D67670A" w14:textId="3B8DAD5D" w:rsidR="00026407" w:rsidRPr="00FF0A75" w:rsidRDefault="00000000">
          <w:pPr>
            <w:pStyle w:val="TOC2"/>
            <w:tabs>
              <w:tab w:val="left" w:pos="960"/>
              <w:tab w:val="right" w:leader="dot" w:pos="9016"/>
            </w:tabs>
            <w:rPr>
              <w:rFonts w:eastAsiaTheme="minorEastAsia" w:cs="Arial"/>
              <w:noProof/>
              <w:color w:val="auto"/>
              <w:szCs w:val="24"/>
              <w:lang w:eastAsia="en-GB"/>
            </w:rPr>
          </w:pPr>
          <w:hyperlink w:anchor="_Toc160103508" w:history="1">
            <w:r w:rsidR="00026407" w:rsidRPr="00FF0A75">
              <w:rPr>
                <w:rStyle w:val="Hyperlink"/>
                <w:noProof/>
                <w:szCs w:val="24"/>
              </w:rPr>
              <w:t>1.15</w:t>
            </w:r>
            <w:r w:rsidR="00026407" w:rsidRPr="00FF0A75">
              <w:rPr>
                <w:rFonts w:eastAsiaTheme="minorEastAsia" w:cs="Arial"/>
                <w:noProof/>
                <w:color w:val="auto"/>
                <w:szCs w:val="24"/>
                <w:lang w:eastAsia="en-GB"/>
              </w:rPr>
              <w:tab/>
            </w:r>
            <w:r w:rsidR="00026407" w:rsidRPr="00FF0A75">
              <w:rPr>
                <w:rStyle w:val="Hyperlink"/>
                <w:noProof/>
                <w:szCs w:val="24"/>
              </w:rPr>
              <w:t>Literature Review</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_Toc160103508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52</w:t>
            </w:r>
            <w:r w:rsidR="00026407" w:rsidRPr="00FF0A75">
              <w:rPr>
                <w:noProof/>
                <w:webHidden/>
                <w:szCs w:val="24"/>
              </w:rPr>
              <w:fldChar w:fldCharType="end"/>
            </w:r>
          </w:hyperlink>
        </w:p>
        <w:p w14:paraId="42E8C30C" w14:textId="59E29A5C" w:rsidR="00026407" w:rsidRPr="00FF0A75" w:rsidRDefault="00000000">
          <w:pPr>
            <w:pStyle w:val="TOC3"/>
            <w:tabs>
              <w:tab w:val="left" w:pos="1440"/>
              <w:tab w:val="right" w:leader="dot" w:pos="9016"/>
            </w:tabs>
            <w:rPr>
              <w:rFonts w:eastAsiaTheme="minorEastAsia" w:cs="Arial"/>
              <w:noProof/>
              <w:color w:val="auto"/>
              <w:szCs w:val="24"/>
              <w:lang w:eastAsia="en-GB"/>
            </w:rPr>
          </w:pPr>
          <w:hyperlink w:anchor="_Toc160103509" w:history="1">
            <w:r w:rsidR="00026407" w:rsidRPr="00FF0A75">
              <w:rPr>
                <w:rStyle w:val="Hyperlink"/>
                <w:noProof/>
                <w:szCs w:val="24"/>
              </w:rPr>
              <w:t>1.15.1</w:t>
            </w:r>
            <w:r w:rsidR="00026407" w:rsidRPr="00FF0A75">
              <w:rPr>
                <w:rFonts w:eastAsiaTheme="minorEastAsia" w:cs="Arial"/>
                <w:noProof/>
                <w:color w:val="auto"/>
                <w:szCs w:val="24"/>
                <w:lang w:eastAsia="en-GB"/>
              </w:rPr>
              <w:tab/>
            </w:r>
            <w:r w:rsidR="00026407" w:rsidRPr="00FF0A75">
              <w:rPr>
                <w:rStyle w:val="Hyperlink"/>
                <w:noProof/>
                <w:szCs w:val="24"/>
              </w:rPr>
              <w:t>Missing Data Mechanism</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_Toc160103509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52</w:t>
            </w:r>
            <w:r w:rsidR="00026407" w:rsidRPr="00FF0A75">
              <w:rPr>
                <w:noProof/>
                <w:webHidden/>
                <w:szCs w:val="24"/>
              </w:rPr>
              <w:fldChar w:fldCharType="end"/>
            </w:r>
          </w:hyperlink>
        </w:p>
        <w:p w14:paraId="768F8A15" w14:textId="2CF7987D" w:rsidR="00026407" w:rsidRPr="00FF0A75" w:rsidRDefault="00000000">
          <w:pPr>
            <w:pStyle w:val="TOC3"/>
            <w:tabs>
              <w:tab w:val="left" w:pos="1440"/>
              <w:tab w:val="right" w:leader="dot" w:pos="9016"/>
            </w:tabs>
            <w:rPr>
              <w:rFonts w:eastAsiaTheme="minorEastAsia" w:cs="Arial"/>
              <w:noProof/>
              <w:color w:val="auto"/>
              <w:szCs w:val="24"/>
              <w:lang w:eastAsia="en-GB"/>
            </w:rPr>
          </w:pPr>
          <w:hyperlink w:anchor="_Toc160103510" w:history="1">
            <w:r w:rsidR="00026407" w:rsidRPr="00FF0A75">
              <w:rPr>
                <w:rStyle w:val="Hyperlink"/>
                <w:noProof/>
                <w:szCs w:val="24"/>
              </w:rPr>
              <w:t>1.15.2</w:t>
            </w:r>
            <w:r w:rsidR="00026407" w:rsidRPr="00FF0A75">
              <w:rPr>
                <w:rFonts w:eastAsiaTheme="minorEastAsia" w:cs="Arial"/>
                <w:noProof/>
                <w:color w:val="auto"/>
                <w:szCs w:val="24"/>
                <w:lang w:eastAsia="en-GB"/>
              </w:rPr>
              <w:tab/>
            </w:r>
            <w:r w:rsidR="00026407" w:rsidRPr="00FF0A75">
              <w:rPr>
                <w:rStyle w:val="Hyperlink"/>
                <w:noProof/>
                <w:szCs w:val="24"/>
              </w:rPr>
              <w:t>Methods for Handling Missing Data</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_Toc160103510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53</w:t>
            </w:r>
            <w:r w:rsidR="00026407" w:rsidRPr="00FF0A75">
              <w:rPr>
                <w:noProof/>
                <w:webHidden/>
                <w:szCs w:val="24"/>
              </w:rPr>
              <w:fldChar w:fldCharType="end"/>
            </w:r>
          </w:hyperlink>
        </w:p>
        <w:p w14:paraId="7BB148F4" w14:textId="22DC7502" w:rsidR="00026407" w:rsidRPr="00FF0A75" w:rsidRDefault="00000000">
          <w:pPr>
            <w:pStyle w:val="TOC2"/>
            <w:tabs>
              <w:tab w:val="left" w:pos="960"/>
              <w:tab w:val="right" w:leader="dot" w:pos="9016"/>
            </w:tabs>
            <w:rPr>
              <w:rFonts w:eastAsiaTheme="minorEastAsia" w:cs="Arial"/>
              <w:noProof/>
              <w:color w:val="auto"/>
              <w:szCs w:val="24"/>
              <w:lang w:eastAsia="en-GB"/>
            </w:rPr>
          </w:pPr>
          <w:hyperlink w:anchor="_Toc160103511" w:history="1">
            <w:r w:rsidR="00026407" w:rsidRPr="00FF0A75">
              <w:rPr>
                <w:rStyle w:val="Hyperlink"/>
                <w:noProof/>
                <w:szCs w:val="24"/>
              </w:rPr>
              <w:t>1.16</w:t>
            </w:r>
            <w:r w:rsidR="00026407" w:rsidRPr="00FF0A75">
              <w:rPr>
                <w:rFonts w:eastAsiaTheme="minorEastAsia" w:cs="Arial"/>
                <w:noProof/>
                <w:color w:val="auto"/>
                <w:szCs w:val="24"/>
                <w:lang w:eastAsia="en-GB"/>
              </w:rPr>
              <w:tab/>
            </w:r>
            <w:r w:rsidR="00026407" w:rsidRPr="00FF0A75">
              <w:rPr>
                <w:rStyle w:val="Hyperlink"/>
                <w:noProof/>
                <w:szCs w:val="24"/>
              </w:rPr>
              <w:t>Assumptions</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_Toc160103511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55</w:t>
            </w:r>
            <w:r w:rsidR="00026407" w:rsidRPr="00FF0A75">
              <w:rPr>
                <w:noProof/>
                <w:webHidden/>
                <w:szCs w:val="24"/>
              </w:rPr>
              <w:fldChar w:fldCharType="end"/>
            </w:r>
          </w:hyperlink>
        </w:p>
        <w:p w14:paraId="5B48A642" w14:textId="4BB07DC2" w:rsidR="00026407" w:rsidRPr="00FF0A75" w:rsidRDefault="00000000">
          <w:pPr>
            <w:pStyle w:val="TOC2"/>
            <w:tabs>
              <w:tab w:val="left" w:pos="960"/>
              <w:tab w:val="right" w:leader="dot" w:pos="9016"/>
            </w:tabs>
            <w:rPr>
              <w:rFonts w:eastAsiaTheme="minorEastAsia" w:cs="Arial"/>
              <w:noProof/>
              <w:color w:val="auto"/>
              <w:szCs w:val="24"/>
              <w:lang w:eastAsia="en-GB"/>
            </w:rPr>
          </w:pPr>
          <w:hyperlink w:anchor="_Toc160103512" w:history="1">
            <w:r w:rsidR="00026407" w:rsidRPr="00FF0A75">
              <w:rPr>
                <w:rStyle w:val="Hyperlink"/>
                <w:noProof/>
                <w:szCs w:val="24"/>
              </w:rPr>
              <w:t>1.17</w:t>
            </w:r>
            <w:r w:rsidR="00026407" w:rsidRPr="00FF0A75">
              <w:rPr>
                <w:rFonts w:eastAsiaTheme="minorEastAsia" w:cs="Arial"/>
                <w:noProof/>
                <w:color w:val="auto"/>
                <w:szCs w:val="24"/>
                <w:lang w:eastAsia="en-GB"/>
              </w:rPr>
              <w:tab/>
            </w:r>
            <w:r w:rsidR="00026407" w:rsidRPr="00FF0A75">
              <w:rPr>
                <w:rStyle w:val="Hyperlink"/>
                <w:noProof/>
                <w:szCs w:val="24"/>
              </w:rPr>
              <w:t>Implementation of Missing Data Handling Techniques</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_Toc160103512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56</w:t>
            </w:r>
            <w:r w:rsidR="00026407" w:rsidRPr="00FF0A75">
              <w:rPr>
                <w:noProof/>
                <w:webHidden/>
                <w:szCs w:val="24"/>
              </w:rPr>
              <w:fldChar w:fldCharType="end"/>
            </w:r>
          </w:hyperlink>
        </w:p>
        <w:p w14:paraId="0D1F284B" w14:textId="2E9B9D15" w:rsidR="00026407" w:rsidRPr="00FF0A75" w:rsidRDefault="00000000">
          <w:pPr>
            <w:pStyle w:val="TOC2"/>
            <w:tabs>
              <w:tab w:val="left" w:pos="960"/>
              <w:tab w:val="right" w:leader="dot" w:pos="9016"/>
            </w:tabs>
            <w:rPr>
              <w:rFonts w:eastAsiaTheme="minorEastAsia" w:cs="Arial"/>
              <w:noProof/>
              <w:color w:val="auto"/>
              <w:szCs w:val="24"/>
              <w:lang w:eastAsia="en-GB"/>
            </w:rPr>
          </w:pPr>
          <w:hyperlink w:anchor="_Toc160103513" w:history="1">
            <w:r w:rsidR="00026407" w:rsidRPr="00FF0A75">
              <w:rPr>
                <w:rStyle w:val="Hyperlink"/>
                <w:noProof/>
                <w:szCs w:val="24"/>
              </w:rPr>
              <w:t>1.18</w:t>
            </w:r>
            <w:r w:rsidR="00026407" w:rsidRPr="00FF0A75">
              <w:rPr>
                <w:rFonts w:eastAsiaTheme="minorEastAsia" w:cs="Arial"/>
                <w:noProof/>
                <w:color w:val="auto"/>
                <w:szCs w:val="24"/>
                <w:lang w:eastAsia="en-GB"/>
              </w:rPr>
              <w:tab/>
            </w:r>
            <w:r w:rsidR="00026407" w:rsidRPr="00FF0A75">
              <w:rPr>
                <w:rStyle w:val="Hyperlink"/>
                <w:noProof/>
                <w:szCs w:val="24"/>
              </w:rPr>
              <w:t>Limitations of Different Missing Data Handling Techniques</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_Toc160103513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58</w:t>
            </w:r>
            <w:r w:rsidR="00026407" w:rsidRPr="00FF0A75">
              <w:rPr>
                <w:noProof/>
                <w:webHidden/>
                <w:szCs w:val="24"/>
              </w:rPr>
              <w:fldChar w:fldCharType="end"/>
            </w:r>
          </w:hyperlink>
        </w:p>
        <w:p w14:paraId="7F597173" w14:textId="6CA9433B" w:rsidR="00026407" w:rsidRPr="00FF0A75" w:rsidRDefault="00000000">
          <w:pPr>
            <w:pStyle w:val="TOC3"/>
            <w:tabs>
              <w:tab w:val="left" w:pos="1440"/>
              <w:tab w:val="right" w:leader="dot" w:pos="9016"/>
            </w:tabs>
            <w:rPr>
              <w:rFonts w:eastAsiaTheme="minorEastAsia" w:cs="Arial"/>
              <w:noProof/>
              <w:color w:val="auto"/>
              <w:szCs w:val="24"/>
              <w:lang w:eastAsia="en-GB"/>
            </w:rPr>
          </w:pPr>
          <w:hyperlink w:anchor="_Toc160103514" w:history="1">
            <w:r w:rsidR="00026407" w:rsidRPr="00FF0A75">
              <w:rPr>
                <w:rStyle w:val="Hyperlink"/>
                <w:noProof/>
                <w:szCs w:val="24"/>
              </w:rPr>
              <w:t>1.18.1</w:t>
            </w:r>
            <w:r w:rsidR="00026407" w:rsidRPr="00FF0A75">
              <w:rPr>
                <w:rFonts w:eastAsiaTheme="minorEastAsia" w:cs="Arial"/>
                <w:noProof/>
                <w:color w:val="auto"/>
                <w:szCs w:val="24"/>
                <w:lang w:eastAsia="en-GB"/>
              </w:rPr>
              <w:tab/>
            </w:r>
            <w:r w:rsidR="00026407" w:rsidRPr="00FF0A75">
              <w:rPr>
                <w:rStyle w:val="Hyperlink"/>
                <w:noProof/>
                <w:szCs w:val="24"/>
              </w:rPr>
              <w:t>Listwise deletion</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_Toc160103514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58</w:t>
            </w:r>
            <w:r w:rsidR="00026407" w:rsidRPr="00FF0A75">
              <w:rPr>
                <w:noProof/>
                <w:webHidden/>
                <w:szCs w:val="24"/>
              </w:rPr>
              <w:fldChar w:fldCharType="end"/>
            </w:r>
          </w:hyperlink>
        </w:p>
        <w:p w14:paraId="25624F6D" w14:textId="71FF501E" w:rsidR="00026407" w:rsidRPr="00FF0A75" w:rsidRDefault="00000000">
          <w:pPr>
            <w:pStyle w:val="TOC3"/>
            <w:tabs>
              <w:tab w:val="left" w:pos="1440"/>
              <w:tab w:val="right" w:leader="dot" w:pos="9016"/>
            </w:tabs>
            <w:rPr>
              <w:rFonts w:eastAsiaTheme="minorEastAsia" w:cs="Arial"/>
              <w:noProof/>
              <w:color w:val="auto"/>
              <w:szCs w:val="24"/>
              <w:lang w:eastAsia="en-GB"/>
            </w:rPr>
          </w:pPr>
          <w:hyperlink w:anchor="_Toc160103515" w:history="1">
            <w:r w:rsidR="00026407" w:rsidRPr="00FF0A75">
              <w:rPr>
                <w:rStyle w:val="Hyperlink"/>
                <w:noProof/>
                <w:szCs w:val="24"/>
              </w:rPr>
              <w:t>1.18.2</w:t>
            </w:r>
            <w:r w:rsidR="00026407" w:rsidRPr="00FF0A75">
              <w:rPr>
                <w:rFonts w:eastAsiaTheme="minorEastAsia" w:cs="Arial"/>
                <w:noProof/>
                <w:color w:val="auto"/>
                <w:szCs w:val="24"/>
                <w:lang w:eastAsia="en-GB"/>
              </w:rPr>
              <w:tab/>
            </w:r>
            <w:r w:rsidR="00026407" w:rsidRPr="00FF0A75">
              <w:rPr>
                <w:rStyle w:val="Hyperlink"/>
                <w:noProof/>
                <w:szCs w:val="24"/>
              </w:rPr>
              <w:t>Linear Regression</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_Toc160103515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58</w:t>
            </w:r>
            <w:r w:rsidR="00026407" w:rsidRPr="00FF0A75">
              <w:rPr>
                <w:noProof/>
                <w:webHidden/>
                <w:szCs w:val="24"/>
              </w:rPr>
              <w:fldChar w:fldCharType="end"/>
            </w:r>
          </w:hyperlink>
        </w:p>
        <w:p w14:paraId="478DCBCF" w14:textId="373C1C18" w:rsidR="00026407" w:rsidRPr="00FF0A75" w:rsidRDefault="00000000">
          <w:pPr>
            <w:pStyle w:val="TOC3"/>
            <w:tabs>
              <w:tab w:val="left" w:pos="1440"/>
              <w:tab w:val="right" w:leader="dot" w:pos="9016"/>
            </w:tabs>
            <w:rPr>
              <w:rFonts w:eastAsiaTheme="minorEastAsia" w:cs="Arial"/>
              <w:noProof/>
              <w:color w:val="auto"/>
              <w:szCs w:val="24"/>
              <w:lang w:eastAsia="en-GB"/>
            </w:rPr>
          </w:pPr>
          <w:hyperlink w:anchor="_Toc160103516" w:history="1">
            <w:r w:rsidR="00026407" w:rsidRPr="00FF0A75">
              <w:rPr>
                <w:rStyle w:val="Hyperlink"/>
                <w:noProof/>
                <w:szCs w:val="24"/>
              </w:rPr>
              <w:t>1.18.3</w:t>
            </w:r>
            <w:r w:rsidR="00026407" w:rsidRPr="00FF0A75">
              <w:rPr>
                <w:rFonts w:eastAsiaTheme="minorEastAsia" w:cs="Arial"/>
                <w:noProof/>
                <w:color w:val="auto"/>
                <w:szCs w:val="24"/>
                <w:lang w:eastAsia="en-GB"/>
              </w:rPr>
              <w:tab/>
            </w:r>
            <w:r w:rsidR="00026407" w:rsidRPr="00FF0A75">
              <w:rPr>
                <w:rStyle w:val="Hyperlink"/>
                <w:noProof/>
                <w:szCs w:val="24"/>
              </w:rPr>
              <w:t>Association Rules</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_Toc160103516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58</w:t>
            </w:r>
            <w:r w:rsidR="00026407" w:rsidRPr="00FF0A75">
              <w:rPr>
                <w:noProof/>
                <w:webHidden/>
                <w:szCs w:val="24"/>
              </w:rPr>
              <w:fldChar w:fldCharType="end"/>
            </w:r>
          </w:hyperlink>
        </w:p>
        <w:p w14:paraId="25D09B6B" w14:textId="036FCAED" w:rsidR="00026407" w:rsidRPr="00FF0A75" w:rsidRDefault="00000000">
          <w:pPr>
            <w:pStyle w:val="TOC3"/>
            <w:tabs>
              <w:tab w:val="left" w:pos="1440"/>
              <w:tab w:val="right" w:leader="dot" w:pos="9016"/>
            </w:tabs>
            <w:rPr>
              <w:rFonts w:eastAsiaTheme="minorEastAsia" w:cs="Arial"/>
              <w:noProof/>
              <w:color w:val="auto"/>
              <w:szCs w:val="24"/>
              <w:lang w:eastAsia="en-GB"/>
            </w:rPr>
          </w:pPr>
          <w:hyperlink w:anchor="_Toc160103517" w:history="1">
            <w:r w:rsidR="00026407" w:rsidRPr="00FF0A75">
              <w:rPr>
                <w:rStyle w:val="Hyperlink"/>
                <w:noProof/>
                <w:szCs w:val="24"/>
              </w:rPr>
              <w:t>1.18.4</w:t>
            </w:r>
            <w:r w:rsidR="00026407" w:rsidRPr="00FF0A75">
              <w:rPr>
                <w:rFonts w:eastAsiaTheme="minorEastAsia" w:cs="Arial"/>
                <w:noProof/>
                <w:color w:val="auto"/>
                <w:szCs w:val="24"/>
                <w:lang w:eastAsia="en-GB"/>
              </w:rPr>
              <w:tab/>
            </w:r>
            <w:r w:rsidR="00026407" w:rsidRPr="00FF0A75">
              <w:rPr>
                <w:rStyle w:val="Hyperlink"/>
                <w:noProof/>
                <w:szCs w:val="24"/>
              </w:rPr>
              <w:t>Mode Imputation</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_Toc160103517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58</w:t>
            </w:r>
            <w:r w:rsidR="00026407" w:rsidRPr="00FF0A75">
              <w:rPr>
                <w:noProof/>
                <w:webHidden/>
                <w:szCs w:val="24"/>
              </w:rPr>
              <w:fldChar w:fldCharType="end"/>
            </w:r>
          </w:hyperlink>
        </w:p>
        <w:p w14:paraId="4EE71BD5" w14:textId="16FA3415" w:rsidR="00026407" w:rsidRPr="00FF0A75" w:rsidRDefault="00000000">
          <w:pPr>
            <w:pStyle w:val="TOC3"/>
            <w:tabs>
              <w:tab w:val="left" w:pos="1440"/>
              <w:tab w:val="right" w:leader="dot" w:pos="9016"/>
            </w:tabs>
            <w:rPr>
              <w:rFonts w:eastAsiaTheme="minorEastAsia" w:cs="Arial"/>
              <w:noProof/>
              <w:color w:val="auto"/>
              <w:szCs w:val="24"/>
              <w:lang w:eastAsia="en-GB"/>
            </w:rPr>
          </w:pPr>
          <w:hyperlink w:anchor="_Toc160103518" w:history="1">
            <w:r w:rsidR="00026407" w:rsidRPr="00FF0A75">
              <w:rPr>
                <w:rStyle w:val="Hyperlink"/>
                <w:noProof/>
                <w:szCs w:val="24"/>
              </w:rPr>
              <w:t>1.18.5</w:t>
            </w:r>
            <w:r w:rsidR="00026407" w:rsidRPr="00FF0A75">
              <w:rPr>
                <w:rFonts w:eastAsiaTheme="minorEastAsia" w:cs="Arial"/>
                <w:noProof/>
                <w:color w:val="auto"/>
                <w:szCs w:val="24"/>
                <w:lang w:eastAsia="en-GB"/>
              </w:rPr>
              <w:tab/>
            </w:r>
            <w:r w:rsidR="00026407" w:rsidRPr="00FF0A75">
              <w:rPr>
                <w:rStyle w:val="Hyperlink"/>
                <w:noProof/>
                <w:szCs w:val="24"/>
              </w:rPr>
              <w:t>Multiple Imputation</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_Toc160103518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59</w:t>
            </w:r>
            <w:r w:rsidR="00026407" w:rsidRPr="00FF0A75">
              <w:rPr>
                <w:noProof/>
                <w:webHidden/>
                <w:szCs w:val="24"/>
              </w:rPr>
              <w:fldChar w:fldCharType="end"/>
            </w:r>
          </w:hyperlink>
        </w:p>
        <w:p w14:paraId="13238A8E" w14:textId="5B29EC19" w:rsidR="00026407" w:rsidRPr="00FF0A75" w:rsidRDefault="00000000">
          <w:pPr>
            <w:pStyle w:val="TOC2"/>
            <w:tabs>
              <w:tab w:val="left" w:pos="960"/>
              <w:tab w:val="right" w:leader="dot" w:pos="9016"/>
            </w:tabs>
            <w:rPr>
              <w:rFonts w:eastAsiaTheme="minorEastAsia" w:cs="Arial"/>
              <w:noProof/>
              <w:color w:val="auto"/>
              <w:szCs w:val="24"/>
              <w:lang w:eastAsia="en-GB"/>
            </w:rPr>
          </w:pPr>
          <w:hyperlink w:anchor="_Toc160103519" w:history="1">
            <w:r w:rsidR="00026407" w:rsidRPr="00FF0A75">
              <w:rPr>
                <w:rStyle w:val="Hyperlink"/>
                <w:noProof/>
                <w:szCs w:val="24"/>
              </w:rPr>
              <w:t>1.19</w:t>
            </w:r>
            <w:r w:rsidR="00026407" w:rsidRPr="00FF0A75">
              <w:rPr>
                <w:rFonts w:eastAsiaTheme="minorEastAsia" w:cs="Arial"/>
                <w:noProof/>
                <w:color w:val="auto"/>
                <w:szCs w:val="24"/>
                <w:lang w:eastAsia="en-GB"/>
              </w:rPr>
              <w:tab/>
            </w:r>
            <w:r w:rsidR="00026407" w:rsidRPr="00FF0A75">
              <w:rPr>
                <w:rStyle w:val="Hyperlink"/>
                <w:noProof/>
                <w:szCs w:val="24"/>
              </w:rPr>
              <w:t>Results</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_Toc160103519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59</w:t>
            </w:r>
            <w:r w:rsidR="00026407" w:rsidRPr="00FF0A75">
              <w:rPr>
                <w:noProof/>
                <w:webHidden/>
                <w:szCs w:val="24"/>
              </w:rPr>
              <w:fldChar w:fldCharType="end"/>
            </w:r>
          </w:hyperlink>
        </w:p>
        <w:p w14:paraId="55872AB3" w14:textId="025AEE7F" w:rsidR="00026407" w:rsidRPr="00FF0A75" w:rsidRDefault="00000000">
          <w:pPr>
            <w:pStyle w:val="TOC1"/>
            <w:tabs>
              <w:tab w:val="left" w:pos="480"/>
            </w:tabs>
            <w:rPr>
              <w:rFonts w:eastAsiaTheme="minorEastAsia"/>
              <w:b w:val="0"/>
              <w:bCs w:val="0"/>
              <w:color w:val="auto"/>
              <w:sz w:val="24"/>
              <w:szCs w:val="24"/>
              <w:lang w:val="en-GB" w:eastAsia="en-GB"/>
            </w:rPr>
          </w:pPr>
          <w:hyperlink w:anchor="_Toc160103520" w:history="1">
            <w:r w:rsidR="00026407" w:rsidRPr="00FF0A75">
              <w:rPr>
                <w:rStyle w:val="Hyperlink"/>
                <w:b w:val="0"/>
                <w:bCs w:val="0"/>
                <w:sz w:val="24"/>
                <w:szCs w:val="24"/>
              </w:rPr>
              <w:t>5.</w:t>
            </w:r>
            <w:r w:rsidR="00026407" w:rsidRPr="00FF0A75">
              <w:rPr>
                <w:rFonts w:eastAsiaTheme="minorEastAsia"/>
                <w:b w:val="0"/>
                <w:bCs w:val="0"/>
                <w:color w:val="auto"/>
                <w:sz w:val="24"/>
                <w:szCs w:val="24"/>
                <w:lang w:val="en-GB" w:eastAsia="en-GB"/>
              </w:rPr>
              <w:tab/>
            </w:r>
            <w:r w:rsidR="00026407" w:rsidRPr="00FF0A75">
              <w:rPr>
                <w:rStyle w:val="Hyperlink"/>
                <w:b w:val="0"/>
                <w:bCs w:val="0"/>
                <w:sz w:val="24"/>
                <w:szCs w:val="24"/>
              </w:rPr>
              <w:t>DEVELOPED PREDICTION APPLICATION</w:t>
            </w:r>
            <w:r w:rsidR="00026407" w:rsidRPr="00FF0A75">
              <w:rPr>
                <w:b w:val="0"/>
                <w:bCs w:val="0"/>
                <w:webHidden/>
                <w:sz w:val="24"/>
                <w:szCs w:val="24"/>
              </w:rPr>
              <w:tab/>
            </w:r>
            <w:r w:rsidR="00026407" w:rsidRPr="00FF0A75">
              <w:rPr>
                <w:b w:val="0"/>
                <w:bCs w:val="0"/>
                <w:webHidden/>
                <w:sz w:val="24"/>
                <w:szCs w:val="24"/>
              </w:rPr>
              <w:fldChar w:fldCharType="begin"/>
            </w:r>
            <w:r w:rsidR="00026407" w:rsidRPr="00FF0A75">
              <w:rPr>
                <w:b w:val="0"/>
                <w:bCs w:val="0"/>
                <w:webHidden/>
                <w:sz w:val="24"/>
                <w:szCs w:val="24"/>
              </w:rPr>
              <w:instrText xml:space="preserve"> PAGEREF _Toc160103520 \h </w:instrText>
            </w:r>
            <w:r w:rsidR="00026407" w:rsidRPr="00FF0A75">
              <w:rPr>
                <w:b w:val="0"/>
                <w:bCs w:val="0"/>
                <w:webHidden/>
                <w:sz w:val="24"/>
                <w:szCs w:val="24"/>
              </w:rPr>
            </w:r>
            <w:r w:rsidR="00026407" w:rsidRPr="00FF0A75">
              <w:rPr>
                <w:b w:val="0"/>
                <w:bCs w:val="0"/>
                <w:webHidden/>
                <w:sz w:val="24"/>
                <w:szCs w:val="24"/>
              </w:rPr>
              <w:fldChar w:fldCharType="separate"/>
            </w:r>
            <w:r w:rsidR="00FF0A75" w:rsidRPr="00FF0A75">
              <w:rPr>
                <w:b w:val="0"/>
                <w:bCs w:val="0"/>
                <w:webHidden/>
                <w:sz w:val="24"/>
                <w:szCs w:val="24"/>
              </w:rPr>
              <w:t>61</w:t>
            </w:r>
            <w:r w:rsidR="00026407" w:rsidRPr="00FF0A75">
              <w:rPr>
                <w:b w:val="0"/>
                <w:bCs w:val="0"/>
                <w:webHidden/>
                <w:sz w:val="24"/>
                <w:szCs w:val="24"/>
              </w:rPr>
              <w:fldChar w:fldCharType="end"/>
            </w:r>
          </w:hyperlink>
        </w:p>
        <w:p w14:paraId="3D7DE8F3" w14:textId="37FE2BEB" w:rsidR="00026407" w:rsidRPr="00FF0A75" w:rsidRDefault="00000000">
          <w:pPr>
            <w:pStyle w:val="TOC2"/>
            <w:tabs>
              <w:tab w:val="left" w:pos="960"/>
              <w:tab w:val="right" w:leader="dot" w:pos="9016"/>
            </w:tabs>
            <w:rPr>
              <w:rFonts w:eastAsiaTheme="minorEastAsia" w:cs="Arial"/>
              <w:noProof/>
              <w:color w:val="auto"/>
              <w:szCs w:val="24"/>
              <w:lang w:eastAsia="en-GB"/>
            </w:rPr>
          </w:pPr>
          <w:hyperlink w:anchor="_Toc160103521" w:history="1">
            <w:r w:rsidR="00026407" w:rsidRPr="00FF0A75">
              <w:rPr>
                <w:rStyle w:val="Hyperlink"/>
                <w:noProof/>
                <w:szCs w:val="24"/>
              </w:rPr>
              <w:t>1.20</w:t>
            </w:r>
            <w:r w:rsidR="00026407" w:rsidRPr="00FF0A75">
              <w:rPr>
                <w:rFonts w:eastAsiaTheme="minorEastAsia" w:cs="Arial"/>
                <w:noProof/>
                <w:color w:val="auto"/>
                <w:szCs w:val="24"/>
                <w:lang w:eastAsia="en-GB"/>
              </w:rPr>
              <w:tab/>
            </w:r>
            <w:r w:rsidR="00026407" w:rsidRPr="00FF0A75">
              <w:rPr>
                <w:rStyle w:val="Hyperlink"/>
                <w:noProof/>
                <w:szCs w:val="24"/>
              </w:rPr>
              <w:t>Objective</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_Toc160103521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61</w:t>
            </w:r>
            <w:r w:rsidR="00026407" w:rsidRPr="00FF0A75">
              <w:rPr>
                <w:noProof/>
                <w:webHidden/>
                <w:szCs w:val="24"/>
              </w:rPr>
              <w:fldChar w:fldCharType="end"/>
            </w:r>
          </w:hyperlink>
        </w:p>
        <w:p w14:paraId="225E768A" w14:textId="4DEA2A1A" w:rsidR="00026407" w:rsidRPr="00FF0A75" w:rsidRDefault="00000000">
          <w:pPr>
            <w:pStyle w:val="TOC2"/>
            <w:tabs>
              <w:tab w:val="left" w:pos="960"/>
              <w:tab w:val="right" w:leader="dot" w:pos="9016"/>
            </w:tabs>
            <w:rPr>
              <w:rFonts w:eastAsiaTheme="minorEastAsia" w:cs="Arial"/>
              <w:noProof/>
              <w:color w:val="auto"/>
              <w:szCs w:val="24"/>
              <w:lang w:eastAsia="en-GB"/>
            </w:rPr>
          </w:pPr>
          <w:hyperlink w:anchor="_Toc160103522" w:history="1">
            <w:r w:rsidR="00026407" w:rsidRPr="00FF0A75">
              <w:rPr>
                <w:rStyle w:val="Hyperlink"/>
                <w:noProof/>
                <w:szCs w:val="24"/>
              </w:rPr>
              <w:t>1.21</w:t>
            </w:r>
            <w:r w:rsidR="00026407" w:rsidRPr="00FF0A75">
              <w:rPr>
                <w:rFonts w:eastAsiaTheme="minorEastAsia" w:cs="Arial"/>
                <w:noProof/>
                <w:color w:val="auto"/>
                <w:szCs w:val="24"/>
                <w:lang w:eastAsia="en-GB"/>
              </w:rPr>
              <w:tab/>
            </w:r>
            <w:r w:rsidR="00026407" w:rsidRPr="00FF0A75">
              <w:rPr>
                <w:rStyle w:val="Hyperlink"/>
                <w:noProof/>
                <w:szCs w:val="24"/>
              </w:rPr>
              <w:t>Assumptions</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_Toc160103522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61</w:t>
            </w:r>
            <w:r w:rsidR="00026407" w:rsidRPr="00FF0A75">
              <w:rPr>
                <w:noProof/>
                <w:webHidden/>
                <w:szCs w:val="24"/>
              </w:rPr>
              <w:fldChar w:fldCharType="end"/>
            </w:r>
          </w:hyperlink>
        </w:p>
        <w:p w14:paraId="1CF651D2" w14:textId="501F224B" w:rsidR="00026407" w:rsidRPr="00FF0A75" w:rsidRDefault="00000000">
          <w:pPr>
            <w:pStyle w:val="TOC2"/>
            <w:tabs>
              <w:tab w:val="left" w:pos="960"/>
              <w:tab w:val="right" w:leader="dot" w:pos="9016"/>
            </w:tabs>
            <w:rPr>
              <w:rFonts w:eastAsiaTheme="minorEastAsia" w:cs="Arial"/>
              <w:noProof/>
              <w:color w:val="auto"/>
              <w:szCs w:val="24"/>
              <w:lang w:eastAsia="en-GB"/>
            </w:rPr>
          </w:pPr>
          <w:hyperlink w:anchor="_Toc160103523" w:history="1">
            <w:r w:rsidR="00026407" w:rsidRPr="00FF0A75">
              <w:rPr>
                <w:rStyle w:val="Hyperlink"/>
                <w:noProof/>
                <w:szCs w:val="24"/>
                <w:lang w:val="en-US"/>
              </w:rPr>
              <w:t>1.22</w:t>
            </w:r>
            <w:r w:rsidR="00026407" w:rsidRPr="00FF0A75">
              <w:rPr>
                <w:rFonts w:eastAsiaTheme="minorEastAsia" w:cs="Arial"/>
                <w:noProof/>
                <w:color w:val="auto"/>
                <w:szCs w:val="24"/>
                <w:lang w:eastAsia="en-GB"/>
              </w:rPr>
              <w:tab/>
            </w:r>
            <w:r w:rsidR="00026407" w:rsidRPr="00FF0A75">
              <w:rPr>
                <w:rStyle w:val="Hyperlink"/>
                <w:noProof/>
                <w:szCs w:val="24"/>
                <w:lang w:val="en-US"/>
              </w:rPr>
              <w:t>Booking Count Prediction</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_Toc160103523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61</w:t>
            </w:r>
            <w:r w:rsidR="00026407" w:rsidRPr="00FF0A75">
              <w:rPr>
                <w:noProof/>
                <w:webHidden/>
                <w:szCs w:val="24"/>
              </w:rPr>
              <w:fldChar w:fldCharType="end"/>
            </w:r>
          </w:hyperlink>
        </w:p>
        <w:p w14:paraId="30AD95EB" w14:textId="4C07C529" w:rsidR="00026407" w:rsidRPr="00FF0A75" w:rsidRDefault="00000000">
          <w:pPr>
            <w:pStyle w:val="TOC2"/>
            <w:tabs>
              <w:tab w:val="left" w:pos="960"/>
              <w:tab w:val="right" w:leader="dot" w:pos="9016"/>
            </w:tabs>
            <w:rPr>
              <w:rFonts w:eastAsiaTheme="minorEastAsia" w:cs="Arial"/>
              <w:noProof/>
              <w:color w:val="auto"/>
              <w:szCs w:val="24"/>
              <w:lang w:eastAsia="en-GB"/>
            </w:rPr>
          </w:pPr>
          <w:hyperlink w:anchor="_Toc160103524" w:history="1">
            <w:r w:rsidR="00026407" w:rsidRPr="00FF0A75">
              <w:rPr>
                <w:rStyle w:val="Hyperlink"/>
                <w:noProof/>
                <w:szCs w:val="24"/>
              </w:rPr>
              <w:t>1.23</w:t>
            </w:r>
            <w:r w:rsidR="00026407" w:rsidRPr="00FF0A75">
              <w:rPr>
                <w:rFonts w:eastAsiaTheme="minorEastAsia" w:cs="Arial"/>
                <w:noProof/>
                <w:color w:val="auto"/>
                <w:szCs w:val="24"/>
                <w:lang w:eastAsia="en-GB"/>
              </w:rPr>
              <w:tab/>
            </w:r>
            <w:r w:rsidR="00026407" w:rsidRPr="00FF0A75">
              <w:rPr>
                <w:rStyle w:val="Hyperlink"/>
                <w:noProof/>
                <w:szCs w:val="24"/>
              </w:rPr>
              <w:t>Advertisement Effect Prediction</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_Toc160103524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62</w:t>
            </w:r>
            <w:r w:rsidR="00026407" w:rsidRPr="00FF0A75">
              <w:rPr>
                <w:noProof/>
                <w:webHidden/>
                <w:szCs w:val="24"/>
              </w:rPr>
              <w:fldChar w:fldCharType="end"/>
            </w:r>
          </w:hyperlink>
        </w:p>
        <w:p w14:paraId="0E5D2DCB" w14:textId="2B5C7BD5" w:rsidR="00026407" w:rsidRPr="00FF0A75" w:rsidRDefault="00000000">
          <w:pPr>
            <w:pStyle w:val="TOC2"/>
            <w:tabs>
              <w:tab w:val="left" w:pos="960"/>
              <w:tab w:val="right" w:leader="dot" w:pos="9016"/>
            </w:tabs>
            <w:rPr>
              <w:rFonts w:eastAsiaTheme="minorEastAsia" w:cs="Arial"/>
              <w:noProof/>
              <w:color w:val="auto"/>
              <w:szCs w:val="24"/>
              <w:lang w:eastAsia="en-GB"/>
            </w:rPr>
          </w:pPr>
          <w:hyperlink w:anchor="_Toc160103525" w:history="1">
            <w:r w:rsidR="00026407" w:rsidRPr="00FF0A75">
              <w:rPr>
                <w:rStyle w:val="Hyperlink"/>
                <w:noProof/>
                <w:szCs w:val="24"/>
              </w:rPr>
              <w:t>1.24</w:t>
            </w:r>
            <w:r w:rsidR="00026407" w:rsidRPr="00FF0A75">
              <w:rPr>
                <w:rFonts w:eastAsiaTheme="minorEastAsia" w:cs="Arial"/>
                <w:noProof/>
                <w:color w:val="auto"/>
                <w:szCs w:val="24"/>
                <w:lang w:eastAsia="en-GB"/>
              </w:rPr>
              <w:tab/>
            </w:r>
            <w:r w:rsidR="00026407" w:rsidRPr="00FF0A75">
              <w:rPr>
                <w:rStyle w:val="Hyperlink"/>
                <w:noProof/>
                <w:szCs w:val="24"/>
              </w:rPr>
              <w:t>Prediction of Actual Attendees</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_Toc160103525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62</w:t>
            </w:r>
            <w:r w:rsidR="00026407" w:rsidRPr="00FF0A75">
              <w:rPr>
                <w:noProof/>
                <w:webHidden/>
                <w:szCs w:val="24"/>
              </w:rPr>
              <w:fldChar w:fldCharType="end"/>
            </w:r>
          </w:hyperlink>
        </w:p>
        <w:p w14:paraId="27B27AEC" w14:textId="3713993E" w:rsidR="00026407" w:rsidRPr="00FF0A75" w:rsidRDefault="00000000">
          <w:pPr>
            <w:pStyle w:val="TOC2"/>
            <w:tabs>
              <w:tab w:val="left" w:pos="960"/>
              <w:tab w:val="right" w:leader="dot" w:pos="9016"/>
            </w:tabs>
            <w:rPr>
              <w:rFonts w:eastAsiaTheme="minorEastAsia" w:cs="Arial"/>
              <w:noProof/>
              <w:color w:val="auto"/>
              <w:szCs w:val="24"/>
              <w:lang w:eastAsia="en-GB"/>
            </w:rPr>
          </w:pPr>
          <w:hyperlink w:anchor="_Toc160103526" w:history="1">
            <w:r w:rsidR="00026407" w:rsidRPr="00FF0A75">
              <w:rPr>
                <w:rStyle w:val="Hyperlink"/>
                <w:noProof/>
                <w:szCs w:val="24"/>
              </w:rPr>
              <w:t>1.25</w:t>
            </w:r>
            <w:r w:rsidR="00026407" w:rsidRPr="00FF0A75">
              <w:rPr>
                <w:rFonts w:eastAsiaTheme="minorEastAsia" w:cs="Arial"/>
                <w:noProof/>
                <w:color w:val="auto"/>
                <w:szCs w:val="24"/>
                <w:lang w:eastAsia="en-GB"/>
              </w:rPr>
              <w:tab/>
            </w:r>
            <w:r w:rsidR="00026407" w:rsidRPr="00FF0A75">
              <w:rPr>
                <w:rStyle w:val="Hyperlink"/>
                <w:noProof/>
                <w:szCs w:val="24"/>
              </w:rPr>
              <w:t>Graphical User Interface</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_Toc160103526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63</w:t>
            </w:r>
            <w:r w:rsidR="00026407" w:rsidRPr="00FF0A75">
              <w:rPr>
                <w:noProof/>
                <w:webHidden/>
                <w:szCs w:val="24"/>
              </w:rPr>
              <w:fldChar w:fldCharType="end"/>
            </w:r>
          </w:hyperlink>
        </w:p>
        <w:p w14:paraId="05226FBA" w14:textId="151021EA" w:rsidR="00026407" w:rsidRPr="00FF0A75" w:rsidRDefault="00000000">
          <w:pPr>
            <w:pStyle w:val="TOC1"/>
            <w:tabs>
              <w:tab w:val="left" w:pos="480"/>
            </w:tabs>
            <w:rPr>
              <w:rFonts w:eastAsiaTheme="minorEastAsia"/>
              <w:b w:val="0"/>
              <w:bCs w:val="0"/>
              <w:color w:val="auto"/>
              <w:sz w:val="24"/>
              <w:szCs w:val="24"/>
              <w:lang w:val="en-GB" w:eastAsia="en-GB"/>
            </w:rPr>
          </w:pPr>
          <w:hyperlink w:anchor="_Toc160103527" w:history="1">
            <w:r w:rsidR="00026407" w:rsidRPr="00FF0A75">
              <w:rPr>
                <w:rStyle w:val="Hyperlink"/>
                <w:b w:val="0"/>
                <w:bCs w:val="0"/>
                <w:sz w:val="24"/>
                <w:szCs w:val="24"/>
              </w:rPr>
              <w:t>6.</w:t>
            </w:r>
            <w:r w:rsidR="00026407" w:rsidRPr="00FF0A75">
              <w:rPr>
                <w:rFonts w:eastAsiaTheme="minorEastAsia"/>
                <w:b w:val="0"/>
                <w:bCs w:val="0"/>
                <w:color w:val="auto"/>
                <w:sz w:val="24"/>
                <w:szCs w:val="24"/>
                <w:lang w:val="en-GB" w:eastAsia="en-GB"/>
              </w:rPr>
              <w:tab/>
            </w:r>
            <w:r w:rsidR="00026407" w:rsidRPr="00FF0A75">
              <w:rPr>
                <w:rStyle w:val="Hyperlink"/>
                <w:b w:val="0"/>
                <w:bCs w:val="0"/>
                <w:sz w:val="24"/>
                <w:szCs w:val="24"/>
              </w:rPr>
              <w:t>FUTURE WORK</w:t>
            </w:r>
            <w:r w:rsidR="00026407" w:rsidRPr="00FF0A75">
              <w:rPr>
                <w:b w:val="0"/>
                <w:bCs w:val="0"/>
                <w:webHidden/>
                <w:sz w:val="24"/>
                <w:szCs w:val="24"/>
              </w:rPr>
              <w:tab/>
            </w:r>
            <w:r w:rsidR="00026407" w:rsidRPr="00FF0A75">
              <w:rPr>
                <w:b w:val="0"/>
                <w:bCs w:val="0"/>
                <w:webHidden/>
                <w:sz w:val="24"/>
                <w:szCs w:val="24"/>
              </w:rPr>
              <w:fldChar w:fldCharType="begin"/>
            </w:r>
            <w:r w:rsidR="00026407" w:rsidRPr="00FF0A75">
              <w:rPr>
                <w:b w:val="0"/>
                <w:bCs w:val="0"/>
                <w:webHidden/>
                <w:sz w:val="24"/>
                <w:szCs w:val="24"/>
              </w:rPr>
              <w:instrText xml:space="preserve"> PAGEREF _Toc160103527 \h </w:instrText>
            </w:r>
            <w:r w:rsidR="00026407" w:rsidRPr="00FF0A75">
              <w:rPr>
                <w:b w:val="0"/>
                <w:bCs w:val="0"/>
                <w:webHidden/>
                <w:sz w:val="24"/>
                <w:szCs w:val="24"/>
              </w:rPr>
            </w:r>
            <w:r w:rsidR="00026407" w:rsidRPr="00FF0A75">
              <w:rPr>
                <w:b w:val="0"/>
                <w:bCs w:val="0"/>
                <w:webHidden/>
                <w:sz w:val="24"/>
                <w:szCs w:val="24"/>
              </w:rPr>
              <w:fldChar w:fldCharType="separate"/>
            </w:r>
            <w:r w:rsidR="00FF0A75" w:rsidRPr="00FF0A75">
              <w:rPr>
                <w:b w:val="0"/>
                <w:bCs w:val="0"/>
                <w:webHidden/>
                <w:sz w:val="24"/>
                <w:szCs w:val="24"/>
              </w:rPr>
              <w:t>64</w:t>
            </w:r>
            <w:r w:rsidR="00026407" w:rsidRPr="00FF0A75">
              <w:rPr>
                <w:b w:val="0"/>
                <w:bCs w:val="0"/>
                <w:webHidden/>
                <w:sz w:val="24"/>
                <w:szCs w:val="24"/>
              </w:rPr>
              <w:fldChar w:fldCharType="end"/>
            </w:r>
          </w:hyperlink>
        </w:p>
        <w:p w14:paraId="1524EAB2" w14:textId="24113E4A" w:rsidR="00026407" w:rsidRPr="00FF0A75" w:rsidRDefault="00000000">
          <w:pPr>
            <w:pStyle w:val="TOC2"/>
            <w:tabs>
              <w:tab w:val="left" w:pos="960"/>
              <w:tab w:val="right" w:leader="dot" w:pos="9016"/>
            </w:tabs>
            <w:rPr>
              <w:rFonts w:eastAsiaTheme="minorEastAsia" w:cs="Arial"/>
              <w:noProof/>
              <w:color w:val="auto"/>
              <w:szCs w:val="24"/>
              <w:lang w:eastAsia="en-GB"/>
            </w:rPr>
          </w:pPr>
          <w:hyperlink w:anchor="_Toc160103528" w:history="1">
            <w:r w:rsidR="00026407" w:rsidRPr="00FF0A75">
              <w:rPr>
                <w:rStyle w:val="Hyperlink"/>
                <w:noProof/>
                <w:szCs w:val="24"/>
              </w:rPr>
              <w:t>1.26</w:t>
            </w:r>
            <w:r w:rsidR="00026407" w:rsidRPr="00FF0A75">
              <w:rPr>
                <w:rFonts w:eastAsiaTheme="minorEastAsia" w:cs="Arial"/>
                <w:noProof/>
                <w:color w:val="auto"/>
                <w:szCs w:val="24"/>
                <w:lang w:eastAsia="en-GB"/>
              </w:rPr>
              <w:tab/>
            </w:r>
            <w:r w:rsidR="00026407" w:rsidRPr="00FF0A75">
              <w:rPr>
                <w:rStyle w:val="Hyperlink"/>
                <w:noProof/>
                <w:szCs w:val="24"/>
              </w:rPr>
              <w:t>Data Analysis</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_Toc160103528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64</w:t>
            </w:r>
            <w:r w:rsidR="00026407" w:rsidRPr="00FF0A75">
              <w:rPr>
                <w:noProof/>
                <w:webHidden/>
                <w:szCs w:val="24"/>
              </w:rPr>
              <w:fldChar w:fldCharType="end"/>
            </w:r>
          </w:hyperlink>
        </w:p>
        <w:p w14:paraId="444C6403" w14:textId="4BC80B8A" w:rsidR="00026407" w:rsidRPr="00FF0A75" w:rsidRDefault="00000000">
          <w:pPr>
            <w:pStyle w:val="TOC2"/>
            <w:tabs>
              <w:tab w:val="left" w:pos="960"/>
              <w:tab w:val="right" w:leader="dot" w:pos="9016"/>
            </w:tabs>
            <w:rPr>
              <w:rFonts w:eastAsiaTheme="minorEastAsia" w:cs="Arial"/>
              <w:noProof/>
              <w:color w:val="auto"/>
              <w:szCs w:val="24"/>
              <w:lang w:eastAsia="en-GB"/>
            </w:rPr>
          </w:pPr>
          <w:hyperlink w:anchor="_Toc160103529" w:history="1">
            <w:r w:rsidR="00026407" w:rsidRPr="00FF0A75">
              <w:rPr>
                <w:rStyle w:val="Hyperlink"/>
                <w:noProof/>
                <w:szCs w:val="24"/>
              </w:rPr>
              <w:t>1.27</w:t>
            </w:r>
            <w:r w:rsidR="00026407" w:rsidRPr="00FF0A75">
              <w:rPr>
                <w:rFonts w:eastAsiaTheme="minorEastAsia" w:cs="Arial"/>
                <w:noProof/>
                <w:color w:val="auto"/>
                <w:szCs w:val="24"/>
                <w:lang w:eastAsia="en-GB"/>
              </w:rPr>
              <w:tab/>
            </w:r>
            <w:r w:rsidR="00026407" w:rsidRPr="00FF0A75">
              <w:rPr>
                <w:rStyle w:val="Hyperlink"/>
                <w:noProof/>
                <w:szCs w:val="24"/>
              </w:rPr>
              <w:t>Prediction Models</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_Toc160103529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64</w:t>
            </w:r>
            <w:r w:rsidR="00026407" w:rsidRPr="00FF0A75">
              <w:rPr>
                <w:noProof/>
                <w:webHidden/>
                <w:szCs w:val="24"/>
              </w:rPr>
              <w:fldChar w:fldCharType="end"/>
            </w:r>
          </w:hyperlink>
        </w:p>
        <w:p w14:paraId="41A5AD84" w14:textId="54521EDF" w:rsidR="00026407" w:rsidRPr="00FF0A75" w:rsidRDefault="00000000">
          <w:pPr>
            <w:pStyle w:val="TOC2"/>
            <w:tabs>
              <w:tab w:val="left" w:pos="960"/>
              <w:tab w:val="right" w:leader="dot" w:pos="9016"/>
            </w:tabs>
            <w:rPr>
              <w:rFonts w:eastAsiaTheme="minorEastAsia" w:cs="Arial"/>
              <w:noProof/>
              <w:color w:val="auto"/>
              <w:szCs w:val="24"/>
              <w:lang w:eastAsia="en-GB"/>
            </w:rPr>
          </w:pPr>
          <w:hyperlink w:anchor="_Toc160103530" w:history="1">
            <w:r w:rsidR="00026407" w:rsidRPr="00FF0A75">
              <w:rPr>
                <w:rStyle w:val="Hyperlink"/>
                <w:noProof/>
                <w:szCs w:val="24"/>
              </w:rPr>
              <w:t>1.28</w:t>
            </w:r>
            <w:r w:rsidR="00026407" w:rsidRPr="00FF0A75">
              <w:rPr>
                <w:rFonts w:eastAsiaTheme="minorEastAsia" w:cs="Arial"/>
                <w:noProof/>
                <w:color w:val="auto"/>
                <w:szCs w:val="24"/>
                <w:lang w:eastAsia="en-GB"/>
              </w:rPr>
              <w:tab/>
            </w:r>
            <w:r w:rsidR="00026407" w:rsidRPr="00FF0A75">
              <w:rPr>
                <w:rStyle w:val="Hyperlink"/>
                <w:noProof/>
                <w:szCs w:val="24"/>
              </w:rPr>
              <w:t>Imputation</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_Toc160103530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64</w:t>
            </w:r>
            <w:r w:rsidR="00026407" w:rsidRPr="00FF0A75">
              <w:rPr>
                <w:noProof/>
                <w:webHidden/>
                <w:szCs w:val="24"/>
              </w:rPr>
              <w:fldChar w:fldCharType="end"/>
            </w:r>
          </w:hyperlink>
        </w:p>
        <w:p w14:paraId="0BFE8669" w14:textId="110CAF5A" w:rsidR="00026407" w:rsidRPr="00FF0A75" w:rsidRDefault="00000000">
          <w:pPr>
            <w:pStyle w:val="TOC2"/>
            <w:tabs>
              <w:tab w:val="left" w:pos="960"/>
              <w:tab w:val="right" w:leader="dot" w:pos="9016"/>
            </w:tabs>
            <w:rPr>
              <w:rFonts w:eastAsiaTheme="minorEastAsia" w:cs="Arial"/>
              <w:noProof/>
              <w:color w:val="auto"/>
              <w:szCs w:val="24"/>
              <w:lang w:eastAsia="en-GB"/>
            </w:rPr>
          </w:pPr>
          <w:hyperlink w:anchor="_Toc160103531" w:history="1">
            <w:r w:rsidR="00026407" w:rsidRPr="00FF0A75">
              <w:rPr>
                <w:rStyle w:val="Hyperlink"/>
                <w:noProof/>
                <w:szCs w:val="24"/>
              </w:rPr>
              <w:t>1.29</w:t>
            </w:r>
            <w:r w:rsidR="00026407" w:rsidRPr="00FF0A75">
              <w:rPr>
                <w:rFonts w:eastAsiaTheme="minorEastAsia" w:cs="Arial"/>
                <w:noProof/>
                <w:color w:val="auto"/>
                <w:szCs w:val="24"/>
                <w:lang w:eastAsia="en-GB"/>
              </w:rPr>
              <w:tab/>
            </w:r>
            <w:r w:rsidR="00026407" w:rsidRPr="00FF0A75">
              <w:rPr>
                <w:rStyle w:val="Hyperlink"/>
                <w:noProof/>
                <w:szCs w:val="24"/>
              </w:rPr>
              <w:t>Classification Models</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_Toc160103531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65</w:t>
            </w:r>
            <w:r w:rsidR="00026407" w:rsidRPr="00FF0A75">
              <w:rPr>
                <w:noProof/>
                <w:webHidden/>
                <w:szCs w:val="24"/>
              </w:rPr>
              <w:fldChar w:fldCharType="end"/>
            </w:r>
          </w:hyperlink>
        </w:p>
        <w:p w14:paraId="3E771B5F" w14:textId="2874B9EF" w:rsidR="00026407" w:rsidRPr="00FF0A75" w:rsidRDefault="00000000">
          <w:pPr>
            <w:pStyle w:val="TOC2"/>
            <w:tabs>
              <w:tab w:val="left" w:pos="960"/>
              <w:tab w:val="right" w:leader="dot" w:pos="9016"/>
            </w:tabs>
            <w:rPr>
              <w:rFonts w:eastAsiaTheme="minorEastAsia" w:cs="Arial"/>
              <w:noProof/>
              <w:color w:val="auto"/>
              <w:szCs w:val="24"/>
              <w:lang w:eastAsia="en-GB"/>
            </w:rPr>
          </w:pPr>
          <w:hyperlink w:anchor="_Toc160103532" w:history="1">
            <w:r w:rsidR="00026407" w:rsidRPr="00FF0A75">
              <w:rPr>
                <w:rStyle w:val="Hyperlink"/>
                <w:noProof/>
                <w:szCs w:val="24"/>
              </w:rPr>
              <w:t>1.30</w:t>
            </w:r>
            <w:r w:rsidR="00026407" w:rsidRPr="00FF0A75">
              <w:rPr>
                <w:rFonts w:eastAsiaTheme="minorEastAsia" w:cs="Arial"/>
                <w:noProof/>
                <w:color w:val="auto"/>
                <w:szCs w:val="24"/>
                <w:lang w:eastAsia="en-GB"/>
              </w:rPr>
              <w:tab/>
            </w:r>
            <w:r w:rsidR="00026407" w:rsidRPr="00FF0A75">
              <w:rPr>
                <w:rStyle w:val="Hyperlink"/>
                <w:noProof/>
                <w:szCs w:val="24"/>
              </w:rPr>
              <w:t>User Interface and Final Predictions</w:t>
            </w:r>
            <w:r w:rsidR="00026407" w:rsidRPr="00FF0A75">
              <w:rPr>
                <w:noProof/>
                <w:webHidden/>
                <w:szCs w:val="24"/>
              </w:rPr>
              <w:tab/>
            </w:r>
            <w:r w:rsidR="00026407" w:rsidRPr="00FF0A75">
              <w:rPr>
                <w:noProof/>
                <w:webHidden/>
                <w:szCs w:val="24"/>
              </w:rPr>
              <w:fldChar w:fldCharType="begin"/>
            </w:r>
            <w:r w:rsidR="00026407" w:rsidRPr="00FF0A75">
              <w:rPr>
                <w:noProof/>
                <w:webHidden/>
                <w:szCs w:val="24"/>
              </w:rPr>
              <w:instrText xml:space="preserve"> PAGEREF _Toc160103532 \h </w:instrText>
            </w:r>
            <w:r w:rsidR="00026407" w:rsidRPr="00FF0A75">
              <w:rPr>
                <w:noProof/>
                <w:webHidden/>
                <w:szCs w:val="24"/>
              </w:rPr>
            </w:r>
            <w:r w:rsidR="00026407" w:rsidRPr="00FF0A75">
              <w:rPr>
                <w:noProof/>
                <w:webHidden/>
                <w:szCs w:val="24"/>
              </w:rPr>
              <w:fldChar w:fldCharType="separate"/>
            </w:r>
            <w:r w:rsidR="00FF0A75" w:rsidRPr="00FF0A75">
              <w:rPr>
                <w:noProof/>
                <w:webHidden/>
                <w:szCs w:val="24"/>
              </w:rPr>
              <w:t>65</w:t>
            </w:r>
            <w:r w:rsidR="00026407" w:rsidRPr="00FF0A75">
              <w:rPr>
                <w:noProof/>
                <w:webHidden/>
                <w:szCs w:val="24"/>
              </w:rPr>
              <w:fldChar w:fldCharType="end"/>
            </w:r>
          </w:hyperlink>
        </w:p>
        <w:p w14:paraId="7A61F24F" w14:textId="28DAB601" w:rsidR="00026407" w:rsidRPr="00FF0A75" w:rsidRDefault="00000000">
          <w:pPr>
            <w:pStyle w:val="TOC1"/>
            <w:tabs>
              <w:tab w:val="left" w:pos="480"/>
            </w:tabs>
            <w:rPr>
              <w:rFonts w:eastAsiaTheme="minorEastAsia"/>
              <w:b w:val="0"/>
              <w:bCs w:val="0"/>
              <w:color w:val="auto"/>
              <w:sz w:val="24"/>
              <w:szCs w:val="24"/>
              <w:lang w:val="en-GB" w:eastAsia="en-GB"/>
            </w:rPr>
          </w:pPr>
          <w:hyperlink w:anchor="_Toc160103533" w:history="1">
            <w:r w:rsidR="00026407" w:rsidRPr="00FF0A75">
              <w:rPr>
                <w:rStyle w:val="Hyperlink"/>
                <w:b w:val="0"/>
                <w:bCs w:val="0"/>
                <w:sz w:val="24"/>
                <w:szCs w:val="24"/>
              </w:rPr>
              <w:t>7.</w:t>
            </w:r>
            <w:r w:rsidR="00026407" w:rsidRPr="00FF0A75">
              <w:rPr>
                <w:rFonts w:eastAsiaTheme="minorEastAsia"/>
                <w:b w:val="0"/>
                <w:bCs w:val="0"/>
                <w:color w:val="auto"/>
                <w:sz w:val="24"/>
                <w:szCs w:val="24"/>
                <w:lang w:val="en-GB" w:eastAsia="en-GB"/>
              </w:rPr>
              <w:tab/>
            </w:r>
            <w:r w:rsidR="00026407" w:rsidRPr="00FF0A75">
              <w:rPr>
                <w:rStyle w:val="Hyperlink"/>
                <w:b w:val="0"/>
                <w:bCs w:val="0"/>
                <w:sz w:val="24"/>
                <w:szCs w:val="24"/>
              </w:rPr>
              <w:t>CONCLUSION</w:t>
            </w:r>
            <w:r w:rsidR="00026407" w:rsidRPr="00FF0A75">
              <w:rPr>
                <w:b w:val="0"/>
                <w:bCs w:val="0"/>
                <w:webHidden/>
                <w:sz w:val="24"/>
                <w:szCs w:val="24"/>
              </w:rPr>
              <w:tab/>
            </w:r>
            <w:r w:rsidR="00026407" w:rsidRPr="00FF0A75">
              <w:rPr>
                <w:b w:val="0"/>
                <w:bCs w:val="0"/>
                <w:webHidden/>
                <w:sz w:val="24"/>
                <w:szCs w:val="24"/>
              </w:rPr>
              <w:fldChar w:fldCharType="begin"/>
            </w:r>
            <w:r w:rsidR="00026407" w:rsidRPr="00FF0A75">
              <w:rPr>
                <w:b w:val="0"/>
                <w:bCs w:val="0"/>
                <w:webHidden/>
                <w:sz w:val="24"/>
                <w:szCs w:val="24"/>
              </w:rPr>
              <w:instrText xml:space="preserve"> PAGEREF _Toc160103533 \h </w:instrText>
            </w:r>
            <w:r w:rsidR="00026407" w:rsidRPr="00FF0A75">
              <w:rPr>
                <w:b w:val="0"/>
                <w:bCs w:val="0"/>
                <w:webHidden/>
                <w:sz w:val="24"/>
                <w:szCs w:val="24"/>
              </w:rPr>
            </w:r>
            <w:r w:rsidR="00026407" w:rsidRPr="00FF0A75">
              <w:rPr>
                <w:b w:val="0"/>
                <w:bCs w:val="0"/>
                <w:webHidden/>
                <w:sz w:val="24"/>
                <w:szCs w:val="24"/>
              </w:rPr>
              <w:fldChar w:fldCharType="separate"/>
            </w:r>
            <w:r w:rsidR="00FF0A75" w:rsidRPr="00FF0A75">
              <w:rPr>
                <w:b w:val="0"/>
                <w:bCs w:val="0"/>
                <w:webHidden/>
                <w:sz w:val="24"/>
                <w:szCs w:val="24"/>
              </w:rPr>
              <w:t>66</w:t>
            </w:r>
            <w:r w:rsidR="00026407" w:rsidRPr="00FF0A75">
              <w:rPr>
                <w:b w:val="0"/>
                <w:bCs w:val="0"/>
                <w:webHidden/>
                <w:sz w:val="24"/>
                <w:szCs w:val="24"/>
              </w:rPr>
              <w:fldChar w:fldCharType="end"/>
            </w:r>
          </w:hyperlink>
        </w:p>
        <w:p w14:paraId="1A99C8FF" w14:textId="32158BE0" w:rsidR="00026407" w:rsidRPr="0056186F" w:rsidRDefault="00000000">
          <w:pPr>
            <w:pStyle w:val="TOC1"/>
            <w:tabs>
              <w:tab w:val="left" w:pos="480"/>
            </w:tabs>
            <w:rPr>
              <w:rFonts w:eastAsiaTheme="minorEastAsia"/>
              <w:b w:val="0"/>
              <w:bCs w:val="0"/>
              <w:color w:val="auto"/>
              <w:sz w:val="24"/>
              <w:szCs w:val="24"/>
              <w:lang w:val="en-GB" w:eastAsia="en-GB"/>
            </w:rPr>
          </w:pPr>
          <w:hyperlink w:anchor="_Toc160103534" w:history="1">
            <w:r w:rsidR="00026407" w:rsidRPr="00FF0A75">
              <w:rPr>
                <w:rStyle w:val="Hyperlink"/>
                <w:b w:val="0"/>
                <w:bCs w:val="0"/>
                <w:sz w:val="24"/>
                <w:szCs w:val="24"/>
              </w:rPr>
              <w:t>8.</w:t>
            </w:r>
            <w:r w:rsidR="00026407" w:rsidRPr="00FF0A75">
              <w:rPr>
                <w:rFonts w:eastAsiaTheme="minorEastAsia"/>
                <w:b w:val="0"/>
                <w:bCs w:val="0"/>
                <w:color w:val="auto"/>
                <w:sz w:val="24"/>
                <w:szCs w:val="24"/>
                <w:lang w:val="en-GB" w:eastAsia="en-GB"/>
              </w:rPr>
              <w:tab/>
            </w:r>
            <w:r w:rsidR="00026407" w:rsidRPr="00FF0A75">
              <w:rPr>
                <w:rStyle w:val="Hyperlink"/>
                <w:b w:val="0"/>
                <w:bCs w:val="0"/>
                <w:sz w:val="24"/>
                <w:szCs w:val="24"/>
              </w:rPr>
              <w:t>REFERENCES</w:t>
            </w:r>
            <w:r w:rsidR="00026407" w:rsidRPr="00FF0A75">
              <w:rPr>
                <w:b w:val="0"/>
                <w:bCs w:val="0"/>
                <w:webHidden/>
                <w:sz w:val="24"/>
                <w:szCs w:val="24"/>
              </w:rPr>
              <w:tab/>
            </w:r>
            <w:r w:rsidR="00026407" w:rsidRPr="00FF0A75">
              <w:rPr>
                <w:b w:val="0"/>
                <w:bCs w:val="0"/>
                <w:webHidden/>
                <w:sz w:val="24"/>
                <w:szCs w:val="24"/>
              </w:rPr>
              <w:fldChar w:fldCharType="begin"/>
            </w:r>
            <w:r w:rsidR="00026407" w:rsidRPr="00FF0A75">
              <w:rPr>
                <w:b w:val="0"/>
                <w:bCs w:val="0"/>
                <w:webHidden/>
                <w:sz w:val="24"/>
                <w:szCs w:val="24"/>
              </w:rPr>
              <w:instrText xml:space="preserve"> PAGEREF _Toc160103534 \h </w:instrText>
            </w:r>
            <w:r w:rsidR="00026407" w:rsidRPr="00FF0A75">
              <w:rPr>
                <w:b w:val="0"/>
                <w:bCs w:val="0"/>
                <w:webHidden/>
                <w:sz w:val="24"/>
                <w:szCs w:val="24"/>
              </w:rPr>
            </w:r>
            <w:r w:rsidR="00026407" w:rsidRPr="00FF0A75">
              <w:rPr>
                <w:b w:val="0"/>
                <w:bCs w:val="0"/>
                <w:webHidden/>
                <w:sz w:val="24"/>
                <w:szCs w:val="24"/>
              </w:rPr>
              <w:fldChar w:fldCharType="separate"/>
            </w:r>
            <w:r w:rsidR="00FF0A75" w:rsidRPr="00FF0A75">
              <w:rPr>
                <w:b w:val="0"/>
                <w:bCs w:val="0"/>
                <w:webHidden/>
                <w:sz w:val="24"/>
                <w:szCs w:val="24"/>
              </w:rPr>
              <w:t>67</w:t>
            </w:r>
            <w:r w:rsidR="00026407" w:rsidRPr="00FF0A75">
              <w:rPr>
                <w:b w:val="0"/>
                <w:bCs w:val="0"/>
                <w:webHidden/>
                <w:sz w:val="24"/>
                <w:szCs w:val="24"/>
              </w:rPr>
              <w:fldChar w:fldCharType="end"/>
            </w:r>
          </w:hyperlink>
        </w:p>
        <w:p w14:paraId="2D1CDAE4" w14:textId="18C0A1B3" w:rsidR="003E201D" w:rsidRPr="008B69C1" w:rsidRDefault="00BE73B8" w:rsidP="00692889">
          <w:pPr>
            <w:rPr>
              <w:b/>
              <w:szCs w:val="24"/>
            </w:rPr>
          </w:pPr>
          <w:r w:rsidRPr="008B69C1">
            <w:rPr>
              <w:b/>
              <w:szCs w:val="24"/>
            </w:rPr>
            <w:fldChar w:fldCharType="end"/>
          </w:r>
        </w:p>
        <w:p w14:paraId="4FA386E3" w14:textId="77777777" w:rsidR="003E201D" w:rsidRDefault="003E201D" w:rsidP="00692889">
          <w:pPr>
            <w:rPr>
              <w:b/>
              <w:bCs/>
              <w:noProof/>
            </w:rPr>
          </w:pPr>
        </w:p>
        <w:p w14:paraId="29F56E90" w14:textId="77777777" w:rsidR="003E201D" w:rsidRDefault="003E201D" w:rsidP="00692889">
          <w:pPr>
            <w:rPr>
              <w:b/>
              <w:bCs/>
              <w:noProof/>
            </w:rPr>
          </w:pPr>
        </w:p>
        <w:p w14:paraId="4750CF2B" w14:textId="77777777" w:rsidR="003E201D" w:rsidRDefault="003E201D" w:rsidP="00692889">
          <w:pPr>
            <w:rPr>
              <w:b/>
              <w:bCs/>
              <w:noProof/>
            </w:rPr>
          </w:pPr>
        </w:p>
        <w:p w14:paraId="68BBAD30" w14:textId="77777777" w:rsidR="003E201D" w:rsidRDefault="003E201D" w:rsidP="00692889">
          <w:pPr>
            <w:rPr>
              <w:b/>
              <w:bCs/>
              <w:noProof/>
            </w:rPr>
          </w:pPr>
        </w:p>
        <w:p w14:paraId="4D7362A6" w14:textId="77777777" w:rsidR="003E201D" w:rsidRDefault="003E201D" w:rsidP="00692889">
          <w:pPr>
            <w:rPr>
              <w:b/>
              <w:bCs/>
              <w:noProof/>
            </w:rPr>
          </w:pPr>
        </w:p>
        <w:p w14:paraId="7EAD34E3" w14:textId="02F00819" w:rsidR="00AA0153" w:rsidRPr="00495055" w:rsidRDefault="00000000" w:rsidP="00692889"/>
      </w:sdtContent>
    </w:sdt>
    <w:p w14:paraId="5D9BABBC" w14:textId="02D0D549" w:rsidR="005E1D67" w:rsidRDefault="005E1D67" w:rsidP="004471D9">
      <w:pPr>
        <w:pStyle w:val="Heading1"/>
      </w:pPr>
      <w:bookmarkStart w:id="0" w:name="_Toc160103470"/>
      <w:r>
        <w:t>ABSTRACT</w:t>
      </w:r>
      <w:bookmarkEnd w:id="0"/>
    </w:p>
    <w:p w14:paraId="292FE48D" w14:textId="540CBC15" w:rsidR="003E201D" w:rsidRPr="003E201D" w:rsidRDefault="00B811D6" w:rsidP="003E201D">
      <w:r>
        <w:t xml:space="preserve">This report encompasses the </w:t>
      </w:r>
      <w:r w:rsidR="004A5846">
        <w:t xml:space="preserve">development of a </w:t>
      </w:r>
      <w:r w:rsidR="00E43EF7">
        <w:t xml:space="preserve">prediction model for </w:t>
      </w:r>
      <w:r w:rsidR="00863CBC">
        <w:t xml:space="preserve">conference bookings. Data from </w:t>
      </w:r>
      <w:r w:rsidR="00056A36">
        <w:t xml:space="preserve">seven previous conferences is analysed and </w:t>
      </w:r>
      <w:r w:rsidR="00B8421C">
        <w:t>certain conclusions are drawn from it.</w:t>
      </w:r>
      <w:r w:rsidR="001A3F78">
        <w:t xml:space="preserve"> </w:t>
      </w:r>
      <w:r w:rsidR="00B8421C">
        <w:t xml:space="preserve">Several </w:t>
      </w:r>
      <w:r w:rsidR="00A240D1">
        <w:t xml:space="preserve">machine learning </w:t>
      </w:r>
      <w:r w:rsidR="00C03E46">
        <w:t>prediction models</w:t>
      </w:r>
      <w:r w:rsidR="00A240D1">
        <w:t xml:space="preserve"> </w:t>
      </w:r>
      <w:r w:rsidR="001A3F78">
        <w:t xml:space="preserve">are considered for the </w:t>
      </w:r>
      <w:r w:rsidR="00D63871">
        <w:t xml:space="preserve">task and literature review is conducted to compare the models before implementation of each model to compare quantitative results. Based on the accuracy of the models, the best </w:t>
      </w:r>
      <w:r w:rsidR="00CE757D">
        <w:t>prediction model is chosen for the application.</w:t>
      </w:r>
      <w:r w:rsidR="0016455C">
        <w:t xml:space="preserve"> </w:t>
      </w:r>
      <w:r w:rsidR="001E740D">
        <w:t xml:space="preserve">Imputation is </w:t>
      </w:r>
      <w:r w:rsidR="009E797D">
        <w:t xml:space="preserve">conducted to fill out missing values in the </w:t>
      </w:r>
      <w:r w:rsidR="00BF70B7">
        <w:t xml:space="preserve">conference files. This imputed data is used to </w:t>
      </w:r>
      <w:r w:rsidR="006B7B08">
        <w:t>train a classification model to make predictions</w:t>
      </w:r>
      <w:r w:rsidR="00526EDD">
        <w:t xml:space="preserve"> of actual atte</w:t>
      </w:r>
      <w:r w:rsidR="00392ABA">
        <w:t xml:space="preserve">ndance based on the booking </w:t>
      </w:r>
      <w:r w:rsidR="00392ABA">
        <w:lastRenderedPageBreak/>
        <w:t xml:space="preserve">count. </w:t>
      </w:r>
      <w:r w:rsidR="00932CAD">
        <w:t xml:space="preserve">The selected prediction model </w:t>
      </w:r>
      <w:r w:rsidR="009125D1">
        <w:t xml:space="preserve">is </w:t>
      </w:r>
      <w:r w:rsidR="007C0DE1">
        <w:t xml:space="preserve">finally trained on </w:t>
      </w:r>
      <w:r w:rsidR="00A23104">
        <w:t>the entirety of available data</w:t>
      </w:r>
      <w:r w:rsidR="004E6E67">
        <w:t xml:space="preserve"> for each target audience </w:t>
      </w:r>
      <w:r w:rsidR="00365674">
        <w:t xml:space="preserve">to make predictions on new data input by the user for future conferences. A </w:t>
      </w:r>
      <w:r w:rsidR="00034B32">
        <w:t>user interface is developed for receiving input from the user</w:t>
      </w:r>
      <w:r w:rsidR="00643E7D">
        <w:t>.</w:t>
      </w:r>
      <w:r w:rsidR="00EE533C">
        <w:t xml:space="preserve"> Finally, a </w:t>
      </w:r>
      <w:r w:rsidR="00A75188">
        <w:t>number of recommendations are provided for further development of the application.</w:t>
      </w:r>
    </w:p>
    <w:p w14:paraId="30A7FD59" w14:textId="77777777" w:rsidR="003E201D" w:rsidRDefault="003E201D" w:rsidP="003E201D"/>
    <w:p w14:paraId="4F1EAFEA" w14:textId="77777777" w:rsidR="003E201D" w:rsidRDefault="003E201D" w:rsidP="003E201D"/>
    <w:p w14:paraId="727B9E65" w14:textId="77777777" w:rsidR="003E201D" w:rsidRDefault="003E201D" w:rsidP="003E201D"/>
    <w:p w14:paraId="27376CD3" w14:textId="77777777" w:rsidR="003E201D" w:rsidRDefault="003E201D" w:rsidP="003E201D"/>
    <w:p w14:paraId="596624D6" w14:textId="77777777" w:rsidR="003E201D" w:rsidRDefault="003E201D" w:rsidP="003E201D"/>
    <w:p w14:paraId="1B2BEB55" w14:textId="77777777" w:rsidR="003E201D" w:rsidRDefault="003E201D" w:rsidP="003E201D"/>
    <w:p w14:paraId="468AB3BC" w14:textId="77777777" w:rsidR="001C64A6" w:rsidRDefault="001C64A6" w:rsidP="003E201D"/>
    <w:p w14:paraId="6366E65B" w14:textId="77777777" w:rsidR="001C64A6" w:rsidRDefault="001C64A6" w:rsidP="003E201D"/>
    <w:p w14:paraId="0019A7DE" w14:textId="77777777" w:rsidR="001C64A6" w:rsidRDefault="001C64A6" w:rsidP="003E201D"/>
    <w:p w14:paraId="6C23475D" w14:textId="77777777" w:rsidR="001C64A6" w:rsidRDefault="001C64A6" w:rsidP="003E201D"/>
    <w:p w14:paraId="5D4EA7C7" w14:textId="77777777" w:rsidR="001C64A6" w:rsidRDefault="001C64A6" w:rsidP="003E201D"/>
    <w:p w14:paraId="4125AB79" w14:textId="0351F27F" w:rsidR="001C64A6" w:rsidRDefault="001C64A6" w:rsidP="003E201D"/>
    <w:p w14:paraId="509C9EBA" w14:textId="77777777" w:rsidR="003E201D" w:rsidRPr="003E201D" w:rsidRDefault="003E201D" w:rsidP="003E201D"/>
    <w:p w14:paraId="52D0A75C" w14:textId="232BAD14" w:rsidR="00562FC6" w:rsidRPr="00562FC6" w:rsidRDefault="00141177" w:rsidP="004471D9">
      <w:pPr>
        <w:pStyle w:val="Heading1"/>
      </w:pPr>
      <w:bookmarkStart w:id="1" w:name="_Toc160103471"/>
      <w:r w:rsidRPr="00141177">
        <w:t>DATA ANALYSIS</w:t>
      </w:r>
      <w:bookmarkEnd w:id="1"/>
    </w:p>
    <w:p w14:paraId="3FE929B0" w14:textId="1AA56C69" w:rsidR="00BC6D26" w:rsidRDefault="00BC6D26" w:rsidP="00FA6567">
      <w:pPr>
        <w:pStyle w:val="Heading2"/>
      </w:pPr>
      <w:bookmarkStart w:id="2" w:name="_Toc160103472"/>
      <w:r>
        <w:t>Introduction</w:t>
      </w:r>
      <w:bookmarkEnd w:id="2"/>
    </w:p>
    <w:p w14:paraId="00862306" w14:textId="7659CA0D" w:rsidR="007C618C" w:rsidRDefault="007C618C" w:rsidP="007C618C">
      <w:r>
        <w:t>Data from seven previous conferences was provided</w:t>
      </w:r>
      <w:r w:rsidR="003F7FB5">
        <w:t xml:space="preserve"> to train a prediction model and make it capable of </w:t>
      </w:r>
      <w:r w:rsidR="00273522">
        <w:t xml:space="preserve">predicting booking counts for future conferences. Before </w:t>
      </w:r>
      <w:r w:rsidR="00580ADE">
        <w:t xml:space="preserve">proceeding with </w:t>
      </w:r>
      <w:r w:rsidR="00F42631">
        <w:t>building a model, analysing the pro</w:t>
      </w:r>
      <w:r w:rsidR="00965C3D">
        <w:t xml:space="preserve">vided </w:t>
      </w:r>
      <w:r w:rsidR="00F42631">
        <w:t xml:space="preserve">data </w:t>
      </w:r>
      <w:r w:rsidR="00965C3D">
        <w:t xml:space="preserve">is essential to understand </w:t>
      </w:r>
      <w:r w:rsidR="001E7AE5">
        <w:t xml:space="preserve">the scope of the application and make </w:t>
      </w:r>
      <w:r w:rsidR="004E5F78">
        <w:t>necessary assumptions and conclusions from the available data.</w:t>
      </w:r>
    </w:p>
    <w:p w14:paraId="0F5FED58" w14:textId="065A319A" w:rsidR="00D73429" w:rsidRDefault="00D73429" w:rsidP="00D73429">
      <w:pPr>
        <w:pStyle w:val="Heading2"/>
      </w:pPr>
      <w:bookmarkStart w:id="3" w:name="_Toc160103473"/>
      <w:r>
        <w:t>Assumptions</w:t>
      </w:r>
      <w:bookmarkEnd w:id="3"/>
    </w:p>
    <w:p w14:paraId="1CD10690" w14:textId="3253328A" w:rsidR="00D73429" w:rsidRDefault="0030118F" w:rsidP="00337C20">
      <w:r>
        <w:t xml:space="preserve">For an application where raw data is provided </w:t>
      </w:r>
      <w:r w:rsidR="00DA136C">
        <w:t xml:space="preserve">and communication with </w:t>
      </w:r>
      <w:r w:rsidR="00AA7CA1">
        <w:t xml:space="preserve">organizers </w:t>
      </w:r>
      <w:r w:rsidR="003A36A4">
        <w:t>who compiled the data is not possible, certain assumptions must be made to make effective data analysis possible.</w:t>
      </w:r>
    </w:p>
    <w:p w14:paraId="1E6426A1" w14:textId="77EE3B1E" w:rsidR="003A36A4" w:rsidRDefault="007D5C74" w:rsidP="003A36A4">
      <w:pPr>
        <w:pStyle w:val="ListParagraph"/>
        <w:numPr>
          <w:ilvl w:val="0"/>
          <w:numId w:val="23"/>
        </w:numPr>
      </w:pPr>
      <w:r>
        <w:lastRenderedPageBreak/>
        <w:t xml:space="preserve">The data is assumed to completely capture all booking instances for the </w:t>
      </w:r>
      <w:r w:rsidR="00D9376D">
        <w:t>conferences</w:t>
      </w:r>
      <w:r w:rsidR="00BC36D5">
        <w:t>.</w:t>
      </w:r>
    </w:p>
    <w:p w14:paraId="027B822B" w14:textId="30B17E57" w:rsidR="00BC36D5" w:rsidRDefault="00554FC8" w:rsidP="003A36A4">
      <w:pPr>
        <w:pStyle w:val="ListParagraph"/>
        <w:numPr>
          <w:ilvl w:val="0"/>
          <w:numId w:val="23"/>
        </w:numPr>
      </w:pPr>
      <w:r>
        <w:t xml:space="preserve">The booking process is assumed to be online only, and the form to make a booking is assumed to be launched </w:t>
      </w:r>
      <w:r w:rsidR="003E56C1">
        <w:t>just before the first available booking date for each conference.</w:t>
      </w:r>
    </w:p>
    <w:p w14:paraId="101B28CD" w14:textId="58501989" w:rsidR="003E56C1" w:rsidRDefault="005F5A2E" w:rsidP="003A36A4">
      <w:pPr>
        <w:pStyle w:val="ListParagraph"/>
        <w:numPr>
          <w:ilvl w:val="0"/>
          <w:numId w:val="23"/>
        </w:numPr>
      </w:pPr>
      <w:r>
        <w:t xml:space="preserve">An advertisement campaign is assumed to have been launched right before the </w:t>
      </w:r>
      <w:r w:rsidR="005B532F">
        <w:t>start of the booking process</w:t>
      </w:r>
      <w:r w:rsidR="00423FE9">
        <w:t>. The effects of this</w:t>
      </w:r>
      <w:r w:rsidR="00F226C3">
        <w:t xml:space="preserve"> campaign cannot be quantified and are assumed constant across all conferences.</w:t>
      </w:r>
    </w:p>
    <w:p w14:paraId="1C2AE4AF" w14:textId="4888D162" w:rsidR="00F226C3" w:rsidRDefault="00F226C3" w:rsidP="003A36A4">
      <w:pPr>
        <w:pStyle w:val="ListParagraph"/>
        <w:numPr>
          <w:ilvl w:val="0"/>
          <w:numId w:val="23"/>
        </w:numPr>
      </w:pPr>
      <w:r>
        <w:t xml:space="preserve">For </w:t>
      </w:r>
      <w:r w:rsidR="00241633">
        <w:t xml:space="preserve">dates containing no booking records in the provided data, it is assumed that no </w:t>
      </w:r>
      <w:r w:rsidR="00047F68">
        <w:t>bookings were made.</w:t>
      </w:r>
    </w:p>
    <w:p w14:paraId="30807C4C" w14:textId="4D7368DD" w:rsidR="00F87F1D" w:rsidRDefault="00047F68" w:rsidP="003A36A4">
      <w:pPr>
        <w:pStyle w:val="ListParagraph"/>
        <w:numPr>
          <w:ilvl w:val="0"/>
          <w:numId w:val="23"/>
        </w:numPr>
      </w:pPr>
      <w:r>
        <w:t>For weeks with an unusually high number of bookings, if the booking count exceeds a certain threshold</w:t>
      </w:r>
      <w:r w:rsidR="009B33FC">
        <w:t xml:space="preserve">, it is assumed that an advertisement campaign was launched on the first day (Monday) of that week. </w:t>
      </w:r>
      <w:r w:rsidR="006822EA">
        <w:t xml:space="preserve">Any </w:t>
      </w:r>
      <w:r w:rsidR="00913C35">
        <w:t>variations in booking count below the threshold are assumed to be due to natural randomness.</w:t>
      </w:r>
    </w:p>
    <w:p w14:paraId="76D38039" w14:textId="23723E47" w:rsidR="00047F68" w:rsidRDefault="0005242D" w:rsidP="003A36A4">
      <w:pPr>
        <w:pStyle w:val="ListParagraph"/>
        <w:numPr>
          <w:ilvl w:val="0"/>
          <w:numId w:val="23"/>
        </w:numPr>
      </w:pPr>
      <w:r>
        <w:t>The</w:t>
      </w:r>
      <w:r w:rsidR="009B33FC">
        <w:t xml:space="preserve"> </w:t>
      </w:r>
      <w:r w:rsidR="00BA4B4B">
        <w:t xml:space="preserve">type of </w:t>
      </w:r>
      <w:r>
        <w:t xml:space="preserve">the </w:t>
      </w:r>
      <w:r w:rsidR="00BA4B4B">
        <w:t xml:space="preserve">advertisement </w:t>
      </w:r>
      <w:r w:rsidR="00112D19">
        <w:t xml:space="preserve">campaign </w:t>
      </w:r>
      <w:r w:rsidR="00BA4B4B">
        <w:t xml:space="preserve">is beyond the scope of </w:t>
      </w:r>
      <w:r w:rsidR="00112D19">
        <w:t>this project.</w:t>
      </w:r>
      <w:r w:rsidR="00F87F1D">
        <w:t xml:space="preserve"> It is assumed that all advertisement campaigns </w:t>
      </w:r>
      <w:r w:rsidR="008122B3">
        <w:t xml:space="preserve">for a conference </w:t>
      </w:r>
      <w:r w:rsidR="009029D6">
        <w:t>carry the same impact regardless of closeness to the event date.</w:t>
      </w:r>
    </w:p>
    <w:p w14:paraId="6091CCA9" w14:textId="7AFDDC8C" w:rsidR="008122B3" w:rsidRDefault="00FE76E1" w:rsidP="003A36A4">
      <w:pPr>
        <w:pStyle w:val="ListParagraph"/>
        <w:numPr>
          <w:ilvl w:val="0"/>
          <w:numId w:val="23"/>
        </w:numPr>
      </w:pPr>
      <w:r>
        <w:t>The effect of an advertisement campaign is assumed to wear off by the end of the week in which it was launched. If subsequent weeks have booking counts higher than the threshold value, it is understood that new advertisement campaigns were launched in each of those weeks.</w:t>
      </w:r>
    </w:p>
    <w:p w14:paraId="219F746E" w14:textId="34A9C174" w:rsidR="00231BC9" w:rsidRDefault="00FB16C6" w:rsidP="003A36A4">
      <w:pPr>
        <w:pStyle w:val="ListParagraph"/>
        <w:numPr>
          <w:ilvl w:val="0"/>
          <w:numId w:val="23"/>
        </w:numPr>
      </w:pPr>
      <w:r>
        <w:t>The bookings made on or after the event date</w:t>
      </w:r>
      <w:r w:rsidR="00BC58DE">
        <w:t xml:space="preserve"> are assumed to be for participants who </w:t>
      </w:r>
      <w:r w:rsidR="00EC7153">
        <w:t>gained access to the conference materials in some recorded format.</w:t>
      </w:r>
    </w:p>
    <w:p w14:paraId="0FDFF5BA" w14:textId="4C8DF4C2" w:rsidR="006F0DB2" w:rsidRDefault="006F0DB2" w:rsidP="003A36A4">
      <w:pPr>
        <w:pStyle w:val="ListParagraph"/>
        <w:numPr>
          <w:ilvl w:val="0"/>
          <w:numId w:val="23"/>
        </w:numPr>
      </w:pPr>
      <w:r>
        <w:t>Effects of other external factors (such as the COVID-19 pandemic in 2021</w:t>
      </w:r>
      <w:r w:rsidR="00947486">
        <w:t>) are ignored.</w:t>
      </w:r>
    </w:p>
    <w:p w14:paraId="5BBEAC79" w14:textId="5F0EE282" w:rsidR="00F95444" w:rsidRDefault="00B10C5B" w:rsidP="00F95444">
      <w:pPr>
        <w:pStyle w:val="Heading2"/>
      </w:pPr>
      <w:bookmarkStart w:id="4" w:name="_Toc160103474"/>
      <w:r>
        <w:t xml:space="preserve">Important </w:t>
      </w:r>
      <w:r w:rsidR="00F95444">
        <w:t>Statistical Metrics</w:t>
      </w:r>
      <w:bookmarkEnd w:id="4"/>
    </w:p>
    <w:p w14:paraId="4FC91239" w14:textId="69376C41" w:rsidR="00FF7ECB" w:rsidRPr="00FF7ECB" w:rsidRDefault="00FF7ECB" w:rsidP="00FF7ECB">
      <w:r>
        <w:t>For data analysis</w:t>
      </w:r>
      <w:r w:rsidR="008E2800">
        <w:t xml:space="preserve">, certain statistical </w:t>
      </w:r>
      <w:r w:rsidR="002C19AD">
        <w:t>terminologies need to be explored</w:t>
      </w:r>
      <w:r w:rsidR="001E7199">
        <w:t xml:space="preserve"> as they provide useful insights about the data and allow for </w:t>
      </w:r>
      <w:r w:rsidR="00C4466A">
        <w:t>important conclusions to be drawn</w:t>
      </w:r>
      <w:r w:rsidR="00266B06">
        <w:t xml:space="preserve">. </w:t>
      </w:r>
      <w:r w:rsidR="00C4466A">
        <w:t>These statistical metrics are discussed in the following sub-sections.</w:t>
      </w:r>
    </w:p>
    <w:p w14:paraId="7569646D" w14:textId="5322690A" w:rsidR="00C75007" w:rsidRPr="004E7A45" w:rsidRDefault="00692889" w:rsidP="00F95444">
      <w:pPr>
        <w:pStyle w:val="Heading3"/>
      </w:pPr>
      <w:bookmarkStart w:id="5" w:name="_Toc160103475"/>
      <w:r w:rsidRPr="004E7A45">
        <w:lastRenderedPageBreak/>
        <w:t xml:space="preserve">Arithmetic </w:t>
      </w:r>
      <w:r w:rsidR="00C75007" w:rsidRPr="004E7A45">
        <w:t>Mean</w:t>
      </w:r>
      <w:bookmarkEnd w:id="5"/>
      <w:r w:rsidR="00C75007" w:rsidRPr="004E7A45">
        <w:t xml:space="preserve"> </w:t>
      </w:r>
    </w:p>
    <w:p w14:paraId="7D125B33" w14:textId="34C8F18E" w:rsidR="00C75007" w:rsidRPr="00A07B13" w:rsidRDefault="00C75007" w:rsidP="00692889">
      <w:pPr>
        <w:rPr>
          <w:rFonts w:cs="Arial"/>
          <w:szCs w:val="24"/>
        </w:rPr>
      </w:pPr>
      <w:r w:rsidRPr="00A07B13">
        <w:rPr>
          <w:rFonts w:cs="Arial"/>
          <w:szCs w:val="24"/>
        </w:rPr>
        <w:t>A</w:t>
      </w:r>
      <w:r w:rsidR="00692889" w:rsidRPr="00A07B13">
        <w:rPr>
          <w:rFonts w:cs="Arial"/>
          <w:szCs w:val="24"/>
        </w:rPr>
        <w:t>rithmetic</w:t>
      </w:r>
      <w:r w:rsidRPr="00A07B13">
        <w:rPr>
          <w:rFonts w:cs="Arial"/>
          <w:szCs w:val="24"/>
        </w:rPr>
        <w:t xml:space="preserve"> mean is the average value of a dataset</w:t>
      </w:r>
      <w:r w:rsidR="008E67CF">
        <w:rPr>
          <w:rFonts w:cs="Arial"/>
          <w:szCs w:val="24"/>
        </w:rPr>
        <w:t>.</w:t>
      </w:r>
      <w:r w:rsidRPr="00A07B13">
        <w:rPr>
          <w:rFonts w:cs="Arial"/>
          <w:szCs w:val="24"/>
        </w:rPr>
        <w:t xml:space="preserve"> This is simply calculated by a sum of all the values in a list divided by how many values there are. This sum will result in a value which is the mean.</w:t>
      </w:r>
    </w:p>
    <w:p w14:paraId="1332533A" w14:textId="6BB0DAE4" w:rsidR="00C75007" w:rsidRPr="00A07B13" w:rsidRDefault="00535612" w:rsidP="0075469A">
      <w:pPr>
        <w:jc w:val="center"/>
        <w:rPr>
          <w:rFonts w:cs="Arial"/>
          <w:i/>
          <w:iCs/>
          <w:szCs w:val="24"/>
        </w:rPr>
      </w:pPr>
      <w:r w:rsidRPr="00A07B13">
        <w:rPr>
          <w:rFonts w:cs="Arial"/>
          <w:i/>
          <w:iCs/>
          <w:szCs w:val="24"/>
        </w:rPr>
        <w:t xml:space="preserve">Arithmetic </w:t>
      </w:r>
      <w:r w:rsidR="00C75007" w:rsidRPr="00A07B13">
        <w:rPr>
          <w:rFonts w:cs="Arial"/>
          <w:i/>
          <w:iCs/>
          <w:szCs w:val="24"/>
        </w:rPr>
        <w:t>Mean = sum of values / number of values</w:t>
      </w:r>
    </w:p>
    <w:p w14:paraId="57D9FEA6" w14:textId="45A8CDAE" w:rsidR="00765812" w:rsidRPr="00A07B13" w:rsidRDefault="00765812" w:rsidP="00692889">
      <w:pPr>
        <w:rPr>
          <w:rFonts w:cs="Arial"/>
        </w:rPr>
      </w:pPr>
      <w:r w:rsidRPr="4B29A619">
        <w:rPr>
          <w:rFonts w:cs="Arial"/>
        </w:rPr>
        <w:t xml:space="preserve">The mean is an integral </w:t>
      </w:r>
      <w:r w:rsidR="00C97F6F" w:rsidRPr="4B29A619">
        <w:rPr>
          <w:rFonts w:cs="Arial"/>
        </w:rPr>
        <w:t>metric</w:t>
      </w:r>
      <w:r w:rsidRPr="4B29A619">
        <w:rPr>
          <w:rFonts w:cs="Arial"/>
        </w:rPr>
        <w:t xml:space="preserve"> </w:t>
      </w:r>
      <w:r w:rsidR="00C97F6F" w:rsidRPr="4B29A619">
        <w:rPr>
          <w:rFonts w:cs="Arial"/>
        </w:rPr>
        <w:t>for</w:t>
      </w:r>
      <w:r w:rsidRPr="4B29A619">
        <w:rPr>
          <w:rFonts w:cs="Arial"/>
        </w:rPr>
        <w:t xml:space="preserve"> </w:t>
      </w:r>
      <w:r w:rsidR="00EE3A4D" w:rsidRPr="4B29A619">
        <w:rPr>
          <w:rFonts w:cs="Arial"/>
        </w:rPr>
        <w:t xml:space="preserve">statistics, </w:t>
      </w:r>
      <w:r w:rsidRPr="4B29A619">
        <w:rPr>
          <w:rFonts w:cs="Arial"/>
        </w:rPr>
        <w:t xml:space="preserve">experiments, and data analysis. </w:t>
      </w:r>
      <w:r w:rsidR="00A45EA3" w:rsidRPr="00A45EA3">
        <w:rPr>
          <w:sz w:val="16"/>
          <w:szCs w:val="16"/>
        </w:rPr>
        <w:t xml:space="preserve"> </w:t>
      </w:r>
      <w:sdt>
        <w:sdtPr>
          <w:rPr>
            <w:rFonts w:cs="Arial"/>
            <w:highlight w:val="white"/>
          </w:rPr>
          <w:alias w:val="Citation"/>
          <w:tag w:val="{&quot;referencesIds&quot;:[&quot;doc:65e05fde8486486e37e4a62d&quot;],&quot;referencesOptions&quot;:{&quot;doc:65e05fde8486486e37e4a62d&quot;:{&quot;author&quot;:true,&quot;year&quot;:true,&quot;pageReplace&quot;:&quot;&quot;,&quot;prefix&quot;:&quot;&quot;,&quot;suffix&quot;:&quot;&quot;}},&quot;hasBrokenReferences&quot;:false,&quot;hasManualEdits&quot;:false,&quot;citationType&quot;:&quot;inline&quot;}"/>
          <w:id w:val="196895760"/>
          <w:placeholder>
            <w:docPart w:val="AD6279874614493A9D62AE705C6D4F1E"/>
          </w:placeholder>
        </w:sdtPr>
        <w:sdtContent>
          <w:r w:rsidR="00060F15">
            <w:rPr>
              <w:rFonts w:eastAsia="Times New Roman" w:cs="Arial"/>
              <w:color w:val="000000"/>
            </w:rPr>
            <w:t>(Gajendrakar, 2022)</w:t>
          </w:r>
        </w:sdtContent>
      </w:sdt>
    </w:p>
    <w:p w14:paraId="167B81AE" w14:textId="11AC7FBA" w:rsidR="00C75007" w:rsidRPr="004E7A45" w:rsidRDefault="00C75007" w:rsidP="00A10FB9">
      <w:pPr>
        <w:pStyle w:val="Heading3"/>
      </w:pPr>
      <w:bookmarkStart w:id="6" w:name="_Toc160103476"/>
      <w:r w:rsidRPr="004E7A45">
        <w:t>Standard Deviation</w:t>
      </w:r>
      <w:bookmarkEnd w:id="6"/>
    </w:p>
    <w:p w14:paraId="7B4420B4" w14:textId="2BF5D3A8" w:rsidR="00ED04E0" w:rsidRDefault="00ED04E0" w:rsidP="00692889">
      <w:pPr>
        <w:rPr>
          <w:rFonts w:cs="Arial"/>
          <w:szCs w:val="24"/>
        </w:rPr>
      </w:pPr>
      <w:r w:rsidRPr="00A07B13">
        <w:rPr>
          <w:rFonts w:cs="Arial"/>
          <w:szCs w:val="24"/>
        </w:rPr>
        <w:t>Standard Deviation is just the measure of how spread-out numbers are.</w:t>
      </w:r>
      <w:r w:rsidR="008A18AF">
        <w:rPr>
          <w:rFonts w:cs="Arial"/>
          <w:szCs w:val="24"/>
        </w:rPr>
        <w:t xml:space="preserve"> </w:t>
      </w:r>
      <w:r w:rsidR="000F7228">
        <w:rPr>
          <w:rFonts w:cs="Arial"/>
          <w:szCs w:val="24"/>
        </w:rPr>
        <w:t>V</w:t>
      </w:r>
      <w:r w:rsidRPr="00A07B13">
        <w:rPr>
          <w:rFonts w:cs="Arial"/>
          <w:szCs w:val="24"/>
        </w:rPr>
        <w:t xml:space="preserve">ariance is the average of the squared differences from the </w:t>
      </w:r>
      <w:r w:rsidR="000C05C9">
        <w:rPr>
          <w:rFonts w:cs="Arial"/>
          <w:szCs w:val="24"/>
        </w:rPr>
        <w:t>m</w:t>
      </w:r>
      <w:r w:rsidRPr="00A07B13">
        <w:rPr>
          <w:rFonts w:cs="Arial"/>
          <w:szCs w:val="24"/>
        </w:rPr>
        <w:t>ean.</w:t>
      </w:r>
      <w:r w:rsidR="000C05C9">
        <w:rPr>
          <w:rFonts w:cs="Arial"/>
          <w:szCs w:val="24"/>
        </w:rPr>
        <w:t xml:space="preserve"> The square root of the variance gives standard deviation.</w:t>
      </w:r>
    </w:p>
    <w:p w14:paraId="278E86E9" w14:textId="65FE3760" w:rsidR="004170A6" w:rsidRPr="00A07B13" w:rsidRDefault="004170A6" w:rsidP="00692889">
      <w:pPr>
        <w:rPr>
          <w:rFonts w:cs="Arial"/>
        </w:rPr>
      </w:pPr>
      <w:r w:rsidRPr="4B29A619">
        <w:rPr>
          <w:rFonts w:cs="Arial"/>
        </w:rPr>
        <w:t>Standard Deviation is used in many areas. One of these is in statistics. In statistics, it measures the spread of data points from the mean and helps understand the distribution of a dataset.</w:t>
      </w:r>
      <w:r w:rsidR="00587EFC" w:rsidRPr="00587EFC">
        <w:rPr>
          <w:sz w:val="16"/>
          <w:szCs w:val="16"/>
        </w:rPr>
        <w:t xml:space="preserve"> </w:t>
      </w:r>
      <w:sdt>
        <w:sdtPr>
          <w:rPr>
            <w:rFonts w:cs="Arial"/>
            <w:highlight w:val="white"/>
          </w:rPr>
          <w:alias w:val="Citation"/>
          <w:tag w:val="{&quot;referencesIds&quot;:[&quot;doc:65e06024a8bb3c0679d85cb2&quot;],&quot;referencesOptions&quot;:{&quot;doc:65e06024a8bb3c0679d85cb2&quot;:{&quot;author&quot;:true,&quot;year&quot;:true,&quot;pageReplace&quot;:&quot;&quot;,&quot;prefix&quot;:&quot;&quot;,&quot;suffix&quot;:&quot;&quot;}},&quot;hasBrokenReferences&quot;:false,&quot;hasManualEdits&quot;:false,&quot;citationType&quot;:&quot;inline&quot;}"/>
          <w:id w:val="1260260931"/>
          <w:placeholder>
            <w:docPart w:val="89F9977DBD434ACA914C63725DF14D26"/>
          </w:placeholder>
        </w:sdtPr>
        <w:sdtContent>
          <w:r w:rsidR="00587EFC">
            <w:rPr>
              <w:rFonts w:eastAsia="Times New Roman" w:cs="Arial"/>
              <w:color w:val="000000"/>
            </w:rPr>
            <w:t>(Agarwal, 2019)</w:t>
          </w:r>
        </w:sdtContent>
      </w:sdt>
    </w:p>
    <w:p w14:paraId="37F06A58" w14:textId="3F91C2E0" w:rsidR="00780A30" w:rsidRDefault="00780A30" w:rsidP="00692889">
      <w:pPr>
        <w:rPr>
          <w:rFonts w:cs="Arial"/>
          <w:szCs w:val="24"/>
        </w:rPr>
      </w:pPr>
      <w:r>
        <w:rPr>
          <w:rFonts w:cs="Arial"/>
          <w:szCs w:val="24"/>
        </w:rPr>
        <w:t>The formula for standard deviation is given as:</w:t>
      </w:r>
    </w:p>
    <w:p w14:paraId="2129300B" w14:textId="3447E239" w:rsidR="00126CA3" w:rsidRPr="00EC2149" w:rsidRDefault="00784D70" w:rsidP="00692889">
      <w:pPr>
        <w:rPr>
          <w:rFonts w:eastAsiaTheme="minorEastAsia" w:cs="Arial"/>
          <w:szCs w:val="24"/>
        </w:rPr>
      </w:pPr>
      <m:oMathPara>
        <m:oMath>
          <m:r>
            <w:rPr>
              <w:rFonts w:ascii="Cambria Math" w:hAnsi="Cambria Math" w:cs="Arial"/>
              <w:szCs w:val="24"/>
            </w:rPr>
            <m:t xml:space="preserve">σ= </m:t>
          </m:r>
          <m:rad>
            <m:radPr>
              <m:degHide m:val="1"/>
              <m:ctrlPr>
                <w:rPr>
                  <w:rFonts w:ascii="Cambria Math" w:hAnsi="Cambria Math" w:cs="Arial"/>
                  <w:i/>
                  <w:szCs w:val="24"/>
                </w:rPr>
              </m:ctrlPr>
            </m:radPr>
            <m:deg/>
            <m:e>
              <m:f>
                <m:fPr>
                  <m:ctrlPr>
                    <w:rPr>
                      <w:rFonts w:ascii="Cambria Math" w:hAnsi="Cambria Math" w:cs="Arial"/>
                      <w:i/>
                      <w:szCs w:val="24"/>
                    </w:rPr>
                  </m:ctrlPr>
                </m:fPr>
                <m:num>
                  <m:r>
                    <w:rPr>
                      <w:rFonts w:ascii="Cambria Math" w:hAnsi="Cambria Math" w:cs="Arial"/>
                      <w:szCs w:val="24"/>
                    </w:rPr>
                    <m:t>∑</m:t>
                  </m:r>
                  <m:sSup>
                    <m:sSupPr>
                      <m:ctrlPr>
                        <w:rPr>
                          <w:rFonts w:ascii="Cambria Math" w:hAnsi="Cambria Math" w:cs="Arial"/>
                          <w:i/>
                          <w:szCs w:val="24"/>
                        </w:rPr>
                      </m:ctrlPr>
                    </m:sSupPr>
                    <m:e>
                      <m:d>
                        <m:dPr>
                          <m:ctrlPr>
                            <w:rPr>
                              <w:rFonts w:ascii="Cambria Math" w:hAnsi="Cambria Math" w:cs="Arial"/>
                              <w:i/>
                              <w:szCs w:val="24"/>
                            </w:rPr>
                          </m:ctrlPr>
                        </m:dPr>
                        <m:e>
                          <m:sSub>
                            <m:sSubPr>
                              <m:ctrlPr>
                                <w:rPr>
                                  <w:rFonts w:ascii="Cambria Math" w:hAnsi="Cambria Math" w:cs="Arial"/>
                                  <w:i/>
                                  <w:szCs w:val="24"/>
                                </w:rPr>
                              </m:ctrlPr>
                            </m:sSubPr>
                            <m:e>
                              <m:r>
                                <w:rPr>
                                  <w:rFonts w:ascii="Cambria Math" w:hAnsi="Cambria Math" w:cs="Arial"/>
                                  <w:szCs w:val="24"/>
                                </w:rPr>
                                <m:t>x</m:t>
                              </m:r>
                            </m:e>
                            <m:sub>
                              <m:r>
                                <w:rPr>
                                  <w:rFonts w:ascii="Cambria Math" w:hAnsi="Cambria Math" w:cs="Arial"/>
                                  <w:szCs w:val="24"/>
                                </w:rPr>
                                <m:t>i</m:t>
                              </m:r>
                            </m:sub>
                          </m:sSub>
                          <m:r>
                            <w:rPr>
                              <w:rFonts w:ascii="Cambria Math" w:hAnsi="Cambria Math" w:cs="Arial"/>
                              <w:szCs w:val="24"/>
                            </w:rPr>
                            <m:t>-μ</m:t>
                          </m:r>
                        </m:e>
                      </m:d>
                    </m:e>
                    <m:sup>
                      <m:r>
                        <w:rPr>
                          <w:rFonts w:ascii="Cambria Math" w:hAnsi="Cambria Math" w:cs="Arial"/>
                          <w:szCs w:val="24"/>
                        </w:rPr>
                        <m:t>2</m:t>
                      </m:r>
                    </m:sup>
                  </m:sSup>
                </m:num>
                <m:den>
                  <m:r>
                    <w:rPr>
                      <w:rFonts w:ascii="Cambria Math" w:hAnsi="Cambria Math" w:cs="Arial"/>
                      <w:szCs w:val="24"/>
                    </w:rPr>
                    <m:t>N</m:t>
                  </m:r>
                </m:den>
              </m:f>
            </m:e>
          </m:rad>
        </m:oMath>
      </m:oMathPara>
    </w:p>
    <w:p w14:paraId="77CAE1D0" w14:textId="26D8E470" w:rsidR="00EC2149" w:rsidRDefault="00EC2149" w:rsidP="00692889">
      <w:pPr>
        <w:rPr>
          <w:rFonts w:eastAsiaTheme="minorEastAsia" w:cs="Arial"/>
          <w:szCs w:val="24"/>
        </w:rPr>
      </w:pPr>
      <w:r>
        <w:rPr>
          <w:rFonts w:eastAsiaTheme="minorEastAsia" w:cs="Arial"/>
          <w:szCs w:val="24"/>
        </w:rPr>
        <w:t>Where:</w:t>
      </w:r>
    </w:p>
    <w:p w14:paraId="5CD721A4" w14:textId="4993DBF4" w:rsidR="00FC78BE" w:rsidRPr="00A07B13" w:rsidRDefault="00FC78BE" w:rsidP="00FC78BE">
      <w:pPr>
        <w:rPr>
          <w:rFonts w:cs="Arial"/>
          <w:szCs w:val="24"/>
        </w:rPr>
      </w:pPr>
      <w:r w:rsidRPr="00A07B13">
        <w:rPr>
          <w:rFonts w:cs="Arial"/>
          <w:szCs w:val="24"/>
        </w:rPr>
        <w:t>σ = the standard deviation</w:t>
      </w:r>
    </w:p>
    <w:p w14:paraId="44326F83" w14:textId="244A0D75" w:rsidR="00FC78BE" w:rsidRPr="00A07B13" w:rsidRDefault="00FC78BE" w:rsidP="00FC78BE">
      <w:pPr>
        <w:rPr>
          <w:rFonts w:cs="Arial"/>
          <w:szCs w:val="24"/>
        </w:rPr>
      </w:pPr>
      <w:r w:rsidRPr="00A07B13">
        <w:rPr>
          <w:rFonts w:cs="Arial"/>
          <w:szCs w:val="24"/>
        </w:rPr>
        <w:t>μ = the mean</w:t>
      </w:r>
      <w:r w:rsidR="001527DF">
        <w:rPr>
          <w:rFonts w:cs="Arial"/>
          <w:szCs w:val="24"/>
        </w:rPr>
        <w:t xml:space="preserve"> of the population</w:t>
      </w:r>
    </w:p>
    <w:p w14:paraId="158D61DE" w14:textId="20F09FAF" w:rsidR="00EC2149" w:rsidRDefault="00E80EA7" w:rsidP="00FC78BE">
      <w:pPr>
        <w:rPr>
          <w:rFonts w:cs="Arial"/>
          <w:szCs w:val="24"/>
        </w:rPr>
      </w:pPr>
      <w:r>
        <w:rPr>
          <w:rFonts w:cs="Arial"/>
          <w:szCs w:val="24"/>
        </w:rPr>
        <w:t>x</w:t>
      </w:r>
      <w:r>
        <w:rPr>
          <w:rFonts w:cs="Arial"/>
          <w:szCs w:val="24"/>
          <w:vertAlign w:val="subscript"/>
        </w:rPr>
        <w:t>i</w:t>
      </w:r>
      <w:r w:rsidR="00FC78BE" w:rsidRPr="00A07B13">
        <w:rPr>
          <w:rFonts w:cs="Arial"/>
          <w:szCs w:val="24"/>
        </w:rPr>
        <w:t xml:space="preserve"> = </w:t>
      </w:r>
      <w:r w:rsidR="001527DF">
        <w:rPr>
          <w:rFonts w:cs="Arial"/>
          <w:szCs w:val="24"/>
        </w:rPr>
        <w:t>each value from the population</w:t>
      </w:r>
    </w:p>
    <w:p w14:paraId="2A73CA53" w14:textId="2C5FC496" w:rsidR="001527DF" w:rsidRDefault="001527DF" w:rsidP="00FC78BE">
      <w:pPr>
        <w:rPr>
          <w:rFonts w:cs="Arial"/>
          <w:szCs w:val="24"/>
        </w:rPr>
      </w:pPr>
      <w:r>
        <w:rPr>
          <w:rFonts w:cs="Arial"/>
          <w:szCs w:val="24"/>
        </w:rPr>
        <w:t xml:space="preserve">N = </w:t>
      </w:r>
      <w:r w:rsidR="006B5635">
        <w:rPr>
          <w:rFonts w:cs="Arial"/>
          <w:szCs w:val="24"/>
        </w:rPr>
        <w:t>size of the population</w:t>
      </w:r>
    </w:p>
    <w:p w14:paraId="6EB1E8F7" w14:textId="1289532E" w:rsidR="006B5635" w:rsidRPr="00A07B13" w:rsidRDefault="006B5635" w:rsidP="00FC78BE">
      <w:pPr>
        <w:rPr>
          <w:rFonts w:cs="Arial"/>
          <w:szCs w:val="24"/>
        </w:rPr>
      </w:pPr>
      <w:r>
        <w:rPr>
          <w:rFonts w:cs="Arial"/>
          <w:szCs w:val="24"/>
        </w:rPr>
        <w:t xml:space="preserve">It is important to note that the denominator in the formula is N </w:t>
      </w:r>
      <w:r w:rsidR="003E2DBA">
        <w:rPr>
          <w:rFonts w:cs="Arial"/>
          <w:szCs w:val="24"/>
        </w:rPr>
        <w:t>if the dataset is the entire population and is N-1 if the dataset is a sample of the population. In the case of the conference data, the data analysis is performed for the entire population of data.</w:t>
      </w:r>
    </w:p>
    <w:p w14:paraId="3E2DC632" w14:textId="462A4C90" w:rsidR="00D30194" w:rsidRPr="004E7A45" w:rsidRDefault="00D30194" w:rsidP="00A10FB9">
      <w:pPr>
        <w:pStyle w:val="Heading3"/>
      </w:pPr>
      <w:bookmarkStart w:id="7" w:name="_Toc160103477"/>
      <w:r w:rsidRPr="004E7A45">
        <w:lastRenderedPageBreak/>
        <w:t>Z-Score Calculation</w:t>
      </w:r>
      <w:bookmarkEnd w:id="7"/>
    </w:p>
    <w:p w14:paraId="64FDC69F" w14:textId="6CF26DDD" w:rsidR="00092848" w:rsidRPr="00A07B13" w:rsidRDefault="001D2A7F" w:rsidP="00692889">
      <w:pPr>
        <w:rPr>
          <w:rFonts w:cs="Arial"/>
        </w:rPr>
      </w:pPr>
      <w:r w:rsidRPr="4B29A619">
        <w:rPr>
          <w:rFonts w:cs="Arial"/>
        </w:rPr>
        <w:t>The Z-Score is the position of a raw score in terms of its distance from the mean when measured using standard deviation units.</w:t>
      </w:r>
      <w:r w:rsidR="00A10FB9" w:rsidRPr="4B29A619">
        <w:rPr>
          <w:rFonts w:cs="Arial"/>
        </w:rPr>
        <w:t xml:space="preserve"> </w:t>
      </w:r>
      <w:r w:rsidR="00FF1650" w:rsidRPr="4B29A619">
        <w:rPr>
          <w:rFonts w:cs="Arial"/>
        </w:rPr>
        <w:t xml:space="preserve">The Z-Score is positive when the value is above the mean and negative when </w:t>
      </w:r>
      <w:r w:rsidR="00092848" w:rsidRPr="4B29A619">
        <w:rPr>
          <w:rFonts w:cs="Arial"/>
        </w:rPr>
        <w:t>it’s</w:t>
      </w:r>
      <w:r w:rsidR="00FF1650" w:rsidRPr="4B29A619">
        <w:rPr>
          <w:rFonts w:cs="Arial"/>
        </w:rPr>
        <w:t xml:space="preserve"> below the mean.</w:t>
      </w:r>
      <w:r w:rsidR="00A027D8" w:rsidRPr="4B29A619">
        <w:rPr>
          <w:rFonts w:cs="Arial"/>
        </w:rPr>
        <w:t xml:space="preserve">  </w:t>
      </w:r>
      <w:sdt>
        <w:sdtPr>
          <w:rPr>
            <w:rFonts w:cs="Arial"/>
            <w:highlight w:val="white"/>
          </w:rPr>
          <w:alias w:val="Citation"/>
          <w:tag w:val="{&quot;referencesIds&quot;:[&quot;doc:65e06114792b4f5a87702bc3&quot;],&quot;referencesOptions&quot;:{&quot;doc:65e06114792b4f5a87702bc3&quot;:{&quot;author&quot;:true,&quot;year&quot;:true,&quot;pageReplace&quot;:&quot;&quot;,&quot;prefix&quot;:&quot;&quot;,&quot;suffix&quot;:&quot;&quot;}},&quot;hasBrokenReferences&quot;:false,&quot;hasManualEdits&quot;:false,&quot;citationType&quot;:&quot;inline&quot;}"/>
          <w:id w:val="1923598973"/>
          <w:placeholder>
            <w:docPart w:val="12D531218D1444D195F1DD0759A374E3"/>
          </w:placeholder>
        </w:sdtPr>
        <w:sdtContent>
          <w:r w:rsidR="00A027D8">
            <w:rPr>
              <w:rFonts w:eastAsia="Times New Roman" w:cs="Arial"/>
              <w:color w:val="000000"/>
            </w:rPr>
            <w:t>(Mcleod &amp; Saul, 2023)</w:t>
          </w:r>
        </w:sdtContent>
      </w:sdt>
    </w:p>
    <w:p w14:paraId="5C61D102" w14:textId="386245A5" w:rsidR="00AD44B2" w:rsidRPr="00A07B13" w:rsidRDefault="00AD44B2" w:rsidP="00692889">
      <w:pPr>
        <w:rPr>
          <w:rFonts w:cs="Arial"/>
          <w:szCs w:val="24"/>
        </w:rPr>
      </w:pPr>
      <w:r w:rsidRPr="00A07B13">
        <w:rPr>
          <w:rFonts w:cs="Arial"/>
          <w:szCs w:val="24"/>
        </w:rPr>
        <w:t>Z-Scores are important because they can help to calculate the probability of a score occurring within a standard normal distribution.</w:t>
      </w:r>
      <w:r w:rsidR="00256C24">
        <w:rPr>
          <w:rFonts w:cs="Arial"/>
          <w:szCs w:val="24"/>
        </w:rPr>
        <w:t xml:space="preserve"> </w:t>
      </w:r>
      <w:r w:rsidRPr="00A07B13">
        <w:rPr>
          <w:rFonts w:cs="Arial"/>
          <w:szCs w:val="24"/>
        </w:rPr>
        <w:t>It can also be useful to compare two scores from different samples.</w:t>
      </w:r>
    </w:p>
    <w:p w14:paraId="23F30191" w14:textId="4C215F4D" w:rsidR="000855D7" w:rsidRPr="00A07B13" w:rsidRDefault="000855D7" w:rsidP="00692889">
      <w:pPr>
        <w:rPr>
          <w:rFonts w:cs="Arial"/>
          <w:szCs w:val="24"/>
        </w:rPr>
      </w:pPr>
      <w:r w:rsidRPr="00A07B13">
        <w:rPr>
          <w:rFonts w:cs="Arial"/>
          <w:szCs w:val="24"/>
        </w:rPr>
        <w:t>The formula for this is:</w:t>
      </w:r>
    </w:p>
    <w:p w14:paraId="5ADA1933" w14:textId="4AEC17E1" w:rsidR="000855D7" w:rsidRDefault="000855D7" w:rsidP="004571D6">
      <w:pPr>
        <w:jc w:val="center"/>
        <w:rPr>
          <w:rFonts w:cs="Arial"/>
          <w:i/>
          <w:iCs/>
          <w:szCs w:val="24"/>
        </w:rPr>
      </w:pPr>
      <w:r w:rsidRPr="00A07B13">
        <w:rPr>
          <w:rFonts w:cs="Arial"/>
          <w:i/>
          <w:iCs/>
          <w:szCs w:val="24"/>
        </w:rPr>
        <w:t>Z = x – μ / σ</w:t>
      </w:r>
    </w:p>
    <w:p w14:paraId="3CFC323F" w14:textId="5A61AA57" w:rsidR="00A10FB9" w:rsidRPr="00A10FB9" w:rsidRDefault="00A10FB9" w:rsidP="00A10FB9">
      <w:pPr>
        <w:rPr>
          <w:rFonts w:cs="Arial"/>
          <w:szCs w:val="24"/>
        </w:rPr>
      </w:pPr>
      <w:r>
        <w:rPr>
          <w:rFonts w:cs="Arial"/>
          <w:szCs w:val="24"/>
        </w:rPr>
        <w:t>Where:</w:t>
      </w:r>
    </w:p>
    <w:p w14:paraId="2D79C09D" w14:textId="3281ACD3" w:rsidR="000855D7" w:rsidRPr="00A07B13" w:rsidRDefault="000855D7" w:rsidP="00692889">
      <w:pPr>
        <w:rPr>
          <w:rFonts w:cs="Arial"/>
          <w:szCs w:val="24"/>
        </w:rPr>
      </w:pPr>
      <w:r w:rsidRPr="00A07B13">
        <w:rPr>
          <w:rFonts w:cs="Arial"/>
          <w:szCs w:val="24"/>
        </w:rPr>
        <w:t>X = the number of registrations for that week</w:t>
      </w:r>
    </w:p>
    <w:p w14:paraId="49AFF0CB" w14:textId="11FBE331" w:rsidR="000855D7" w:rsidRPr="00A07B13" w:rsidRDefault="000855D7" w:rsidP="00692889">
      <w:pPr>
        <w:rPr>
          <w:rFonts w:cs="Arial"/>
          <w:szCs w:val="24"/>
        </w:rPr>
      </w:pPr>
      <w:r w:rsidRPr="00A07B13">
        <w:rPr>
          <w:rFonts w:cs="Arial"/>
          <w:szCs w:val="24"/>
        </w:rPr>
        <w:t xml:space="preserve">μ = the mean of all registrations for all weeks in the dataset </w:t>
      </w:r>
    </w:p>
    <w:p w14:paraId="6F559DE5" w14:textId="5998C0DE" w:rsidR="004A16DD" w:rsidRPr="00A07B13" w:rsidRDefault="000855D7" w:rsidP="00692889">
      <w:pPr>
        <w:rPr>
          <w:rFonts w:cs="Arial"/>
          <w:szCs w:val="24"/>
        </w:rPr>
      </w:pPr>
      <w:r w:rsidRPr="00A07B13">
        <w:rPr>
          <w:rFonts w:cs="Arial"/>
          <w:szCs w:val="24"/>
        </w:rPr>
        <w:t>σ</w:t>
      </w:r>
      <w:r w:rsidR="004A16DD" w:rsidRPr="00A07B13">
        <w:rPr>
          <w:rFonts w:cs="Arial"/>
          <w:szCs w:val="24"/>
        </w:rPr>
        <w:t xml:space="preserve"> = the standard deviation calculation for the dataset</w:t>
      </w:r>
    </w:p>
    <w:p w14:paraId="4CE35811" w14:textId="63ED15E0" w:rsidR="00FA0D65" w:rsidRPr="00A07B13" w:rsidRDefault="00FA0D65" w:rsidP="00692889">
      <w:pPr>
        <w:rPr>
          <w:rFonts w:cs="Arial"/>
          <w:szCs w:val="24"/>
        </w:rPr>
      </w:pPr>
      <w:r w:rsidRPr="00A07B13">
        <w:rPr>
          <w:rFonts w:cs="Arial"/>
          <w:szCs w:val="24"/>
        </w:rPr>
        <w:t>Using this calculation will result in the Z-Score for each raw score</w:t>
      </w:r>
      <w:r w:rsidR="0008613B" w:rsidRPr="00A07B13">
        <w:rPr>
          <w:rFonts w:cs="Arial"/>
          <w:szCs w:val="24"/>
        </w:rPr>
        <w:t xml:space="preserve"> in the dataset.</w:t>
      </w:r>
    </w:p>
    <w:p w14:paraId="785D6CA1" w14:textId="7141AABD" w:rsidR="00F710E9" w:rsidRPr="004E7A45" w:rsidRDefault="00190BA5" w:rsidP="00FA6567">
      <w:pPr>
        <w:pStyle w:val="Heading2"/>
      </w:pPr>
      <w:bookmarkStart w:id="8" w:name="_Toc160103478"/>
      <w:r>
        <w:t>Approach for Statistical Analysis</w:t>
      </w:r>
      <w:bookmarkEnd w:id="8"/>
    </w:p>
    <w:p w14:paraId="122B6370" w14:textId="5233C814" w:rsidR="0041512B" w:rsidRDefault="00EE50B9" w:rsidP="00692889">
      <w:pPr>
        <w:rPr>
          <w:rFonts w:cs="Arial"/>
          <w:szCs w:val="24"/>
        </w:rPr>
      </w:pPr>
      <w:r>
        <w:rPr>
          <w:rFonts w:cs="Arial"/>
          <w:szCs w:val="24"/>
        </w:rPr>
        <w:t xml:space="preserve">The dates </w:t>
      </w:r>
      <w:r w:rsidR="0041512B">
        <w:rPr>
          <w:rFonts w:cs="Arial"/>
          <w:szCs w:val="24"/>
        </w:rPr>
        <w:t xml:space="preserve">in the conference data files </w:t>
      </w:r>
      <w:r>
        <w:rPr>
          <w:rFonts w:cs="Arial"/>
          <w:szCs w:val="24"/>
        </w:rPr>
        <w:t>are used to determine week numbers</w:t>
      </w:r>
      <w:r w:rsidR="0041512B">
        <w:rPr>
          <w:rFonts w:cs="Arial"/>
          <w:szCs w:val="24"/>
        </w:rPr>
        <w:t xml:space="preserve"> from the start of the booking process. The bookings are then grouped by week numbers to get the booking count per week. </w:t>
      </w:r>
    </w:p>
    <w:p w14:paraId="6B9AA250" w14:textId="7D99F625" w:rsidR="001C3F9C" w:rsidRPr="00A07B13" w:rsidRDefault="001700F3" w:rsidP="00692889">
      <w:pPr>
        <w:rPr>
          <w:rFonts w:cs="Arial"/>
          <w:szCs w:val="24"/>
        </w:rPr>
      </w:pPr>
      <w:r>
        <w:rPr>
          <w:rFonts w:cs="Arial"/>
          <w:szCs w:val="24"/>
        </w:rPr>
        <w:t>T</w:t>
      </w:r>
      <w:r w:rsidR="001C3F9C" w:rsidRPr="00A07B13">
        <w:rPr>
          <w:rFonts w:cs="Arial"/>
          <w:szCs w:val="24"/>
        </w:rPr>
        <w:t xml:space="preserve">he mean and standard deviation </w:t>
      </w:r>
      <w:r>
        <w:rPr>
          <w:rFonts w:cs="Arial"/>
          <w:szCs w:val="24"/>
        </w:rPr>
        <w:t xml:space="preserve">of the bookings per week are then determined for each </w:t>
      </w:r>
      <w:r w:rsidR="001C3F9C" w:rsidRPr="00A07B13">
        <w:rPr>
          <w:rFonts w:cs="Arial"/>
          <w:szCs w:val="24"/>
        </w:rPr>
        <w:t xml:space="preserve">dataset which </w:t>
      </w:r>
      <w:r>
        <w:rPr>
          <w:rFonts w:cs="Arial"/>
          <w:szCs w:val="24"/>
        </w:rPr>
        <w:t>help</w:t>
      </w:r>
      <w:r w:rsidR="001C3F9C" w:rsidRPr="00A07B13">
        <w:rPr>
          <w:rFonts w:cs="Arial"/>
          <w:szCs w:val="24"/>
        </w:rPr>
        <w:t xml:space="preserve"> to understand what the typical booking activity is like and how variable it is.</w:t>
      </w:r>
      <w:r>
        <w:rPr>
          <w:rFonts w:cs="Arial"/>
          <w:szCs w:val="24"/>
        </w:rPr>
        <w:t xml:space="preserve"> </w:t>
      </w:r>
      <w:r w:rsidR="00211D93" w:rsidRPr="00A07B13">
        <w:rPr>
          <w:rFonts w:cs="Arial"/>
          <w:szCs w:val="24"/>
        </w:rPr>
        <w:t xml:space="preserve">The Z-Score is then calculated for each week in the dataset to identify how much a week’s booking amount deviates from the </w:t>
      </w:r>
      <w:r>
        <w:rPr>
          <w:rFonts w:cs="Arial"/>
          <w:szCs w:val="24"/>
        </w:rPr>
        <w:t>mean</w:t>
      </w:r>
      <w:r w:rsidR="00211D93" w:rsidRPr="00A07B13">
        <w:rPr>
          <w:rFonts w:cs="Arial"/>
          <w:szCs w:val="24"/>
        </w:rPr>
        <w:t>.</w:t>
      </w:r>
    </w:p>
    <w:p w14:paraId="7B6B77AE" w14:textId="1FAEE623" w:rsidR="001E088A" w:rsidRPr="00A07B13" w:rsidRDefault="00B20244" w:rsidP="00692889">
      <w:pPr>
        <w:rPr>
          <w:rFonts w:cs="Arial"/>
          <w:szCs w:val="24"/>
        </w:rPr>
      </w:pPr>
      <w:r w:rsidRPr="00A07B13">
        <w:rPr>
          <w:rFonts w:cs="Arial"/>
          <w:szCs w:val="24"/>
        </w:rPr>
        <w:t>Then, the statistical analysis is visualised by plotting the weekly booking amounts. It marks weeks with booking amounts above the threshold to show what weeks have significantly higher booking activity which could be a sign of a possible advertising campaign.</w:t>
      </w:r>
      <w:r w:rsidR="00DD2BC4">
        <w:rPr>
          <w:rFonts w:cs="Arial"/>
          <w:szCs w:val="24"/>
        </w:rPr>
        <w:t xml:space="preserve"> </w:t>
      </w:r>
    </w:p>
    <w:p w14:paraId="21FAF238" w14:textId="332B209E" w:rsidR="00081DE5" w:rsidRPr="004E7A45" w:rsidRDefault="00081DE5" w:rsidP="00FA6567">
      <w:pPr>
        <w:pStyle w:val="Heading2"/>
      </w:pPr>
      <w:bookmarkStart w:id="9" w:name="_Toc160103479"/>
      <w:r w:rsidRPr="004E7A45">
        <w:t>Threshold Calculation</w:t>
      </w:r>
      <w:bookmarkEnd w:id="9"/>
    </w:p>
    <w:p w14:paraId="0CC4940E" w14:textId="76EFB369" w:rsidR="00880921" w:rsidRPr="00A07B13" w:rsidRDefault="00880921" w:rsidP="00692889">
      <w:pPr>
        <w:rPr>
          <w:rFonts w:cs="Arial"/>
          <w:szCs w:val="24"/>
        </w:rPr>
      </w:pPr>
      <w:r w:rsidRPr="00A07B13">
        <w:rPr>
          <w:rFonts w:cs="Arial"/>
          <w:szCs w:val="24"/>
        </w:rPr>
        <w:t xml:space="preserve">The purpose of calculating the threshold is to identify what weeks have significantly higher booking activity compared to other weeks. It </w:t>
      </w:r>
      <w:r w:rsidR="003E54E3">
        <w:rPr>
          <w:rFonts w:cs="Arial"/>
          <w:szCs w:val="24"/>
        </w:rPr>
        <w:t xml:space="preserve">identifies the outliers in the weekly </w:t>
      </w:r>
      <w:r w:rsidR="003E54E3">
        <w:rPr>
          <w:rFonts w:cs="Arial"/>
          <w:szCs w:val="24"/>
        </w:rPr>
        <w:lastRenderedPageBreak/>
        <w:t xml:space="preserve">booking count data that have </w:t>
      </w:r>
      <w:r w:rsidR="00361D48">
        <w:rPr>
          <w:rFonts w:cs="Arial"/>
          <w:szCs w:val="24"/>
        </w:rPr>
        <w:t>remarkably high bookings</w:t>
      </w:r>
      <w:r w:rsidRPr="00A07B13">
        <w:rPr>
          <w:rFonts w:cs="Arial"/>
          <w:szCs w:val="24"/>
        </w:rPr>
        <w:t xml:space="preserve">. </w:t>
      </w:r>
      <w:r w:rsidR="007C417F">
        <w:rPr>
          <w:rFonts w:cs="Arial"/>
          <w:szCs w:val="24"/>
        </w:rPr>
        <w:t>These weeks are then assumed to be affected by advertisement campaigns</w:t>
      </w:r>
      <w:r w:rsidRPr="00A07B13">
        <w:rPr>
          <w:rFonts w:cs="Arial"/>
          <w:szCs w:val="24"/>
        </w:rPr>
        <w:t>.</w:t>
      </w:r>
    </w:p>
    <w:p w14:paraId="6EFD58C8" w14:textId="15658732" w:rsidR="00FF306C" w:rsidRPr="00A07B13" w:rsidRDefault="00FF306C" w:rsidP="00692889">
      <w:pPr>
        <w:rPr>
          <w:rFonts w:cs="Arial"/>
          <w:szCs w:val="24"/>
        </w:rPr>
      </w:pPr>
      <w:r w:rsidRPr="00A07B13">
        <w:rPr>
          <w:rFonts w:cs="Arial"/>
          <w:szCs w:val="24"/>
        </w:rPr>
        <w:t xml:space="preserve">The way the threshold is calculated is by taking the mean </w:t>
      </w:r>
      <w:r w:rsidR="00685970">
        <w:rPr>
          <w:rFonts w:cs="Arial"/>
          <w:szCs w:val="24"/>
        </w:rPr>
        <w:t xml:space="preserve">of weekly bookings </w:t>
      </w:r>
      <w:r w:rsidRPr="00A07B13">
        <w:rPr>
          <w:rFonts w:cs="Arial"/>
          <w:szCs w:val="24"/>
        </w:rPr>
        <w:t xml:space="preserve">and adding the </w:t>
      </w:r>
      <w:r w:rsidR="00CB3324">
        <w:rPr>
          <w:rFonts w:cs="Arial"/>
          <w:szCs w:val="24"/>
        </w:rPr>
        <w:t xml:space="preserve">twice of the </w:t>
      </w:r>
      <w:r w:rsidRPr="00A07B13">
        <w:rPr>
          <w:rFonts w:cs="Arial"/>
          <w:szCs w:val="24"/>
        </w:rPr>
        <w:t>standard deviation.</w:t>
      </w:r>
      <w:r w:rsidR="0055352E">
        <w:rPr>
          <w:rFonts w:cs="Arial"/>
          <w:szCs w:val="24"/>
        </w:rPr>
        <w:t xml:space="preserve"> This means that any data outside the first two standard deviations will be understood to be affected by advertisements.</w:t>
      </w:r>
      <w:r w:rsidR="00EC3DDE">
        <w:rPr>
          <w:rFonts w:cs="Arial"/>
          <w:szCs w:val="24"/>
        </w:rPr>
        <w:t xml:space="preserve"> </w:t>
      </w:r>
      <w:r w:rsidR="00125EBB">
        <w:rPr>
          <w:rFonts w:cs="Arial"/>
          <w:szCs w:val="24"/>
        </w:rPr>
        <w:t>Such data would have a Z score of more than 2 as well.</w:t>
      </w:r>
    </w:p>
    <w:p w14:paraId="47D83854" w14:textId="4865386C" w:rsidR="00FF306C" w:rsidRPr="00A07B13" w:rsidRDefault="00FF306C" w:rsidP="00692889">
      <w:pPr>
        <w:rPr>
          <w:rFonts w:cs="Arial"/>
          <w:szCs w:val="24"/>
        </w:rPr>
      </w:pPr>
      <w:r w:rsidRPr="00A07B13">
        <w:rPr>
          <w:rFonts w:cs="Arial"/>
          <w:szCs w:val="24"/>
        </w:rPr>
        <w:t>The formula for this is:</w:t>
      </w:r>
    </w:p>
    <w:p w14:paraId="11653A9E" w14:textId="75E9BB50" w:rsidR="00FF306C" w:rsidRPr="00A07B13" w:rsidRDefault="00FF306C" w:rsidP="004571D6">
      <w:pPr>
        <w:jc w:val="center"/>
        <w:rPr>
          <w:rFonts w:cs="Arial"/>
          <w:i/>
          <w:iCs/>
          <w:szCs w:val="24"/>
        </w:rPr>
      </w:pPr>
      <w:r w:rsidRPr="00A07B13">
        <w:rPr>
          <w:rFonts w:cs="Arial"/>
          <w:i/>
          <w:iCs/>
          <w:szCs w:val="24"/>
        </w:rPr>
        <w:t xml:space="preserve">T = </w:t>
      </w:r>
      <w:r w:rsidR="00BB732C" w:rsidRPr="00A07B13">
        <w:rPr>
          <w:rFonts w:cs="Arial"/>
          <w:i/>
          <w:iCs/>
          <w:szCs w:val="24"/>
        </w:rPr>
        <w:t xml:space="preserve">μ + </w:t>
      </w:r>
      <w:r w:rsidR="00CB3324">
        <w:rPr>
          <w:rFonts w:cs="Arial"/>
          <w:i/>
          <w:iCs/>
          <w:szCs w:val="24"/>
        </w:rPr>
        <w:t>2</w:t>
      </w:r>
      <w:r w:rsidR="00BB732C" w:rsidRPr="00A07B13">
        <w:rPr>
          <w:rFonts w:cs="Arial"/>
          <w:i/>
          <w:iCs/>
          <w:szCs w:val="24"/>
        </w:rPr>
        <w:t>σ</w:t>
      </w:r>
    </w:p>
    <w:p w14:paraId="55FB3C81" w14:textId="5570CC00" w:rsidR="00685970" w:rsidRDefault="00685970" w:rsidP="00692889">
      <w:pPr>
        <w:rPr>
          <w:rFonts w:cs="Arial"/>
          <w:szCs w:val="24"/>
        </w:rPr>
      </w:pPr>
      <w:r>
        <w:rPr>
          <w:rFonts w:cs="Arial"/>
          <w:szCs w:val="24"/>
        </w:rPr>
        <w:t>Where:</w:t>
      </w:r>
    </w:p>
    <w:p w14:paraId="1A92B286" w14:textId="26A0497E" w:rsidR="00BB732C" w:rsidRPr="00A07B13" w:rsidRDefault="00BB732C" w:rsidP="00692889">
      <w:pPr>
        <w:rPr>
          <w:rFonts w:cs="Arial"/>
          <w:szCs w:val="24"/>
        </w:rPr>
      </w:pPr>
      <w:r w:rsidRPr="00A07B13">
        <w:rPr>
          <w:rFonts w:cs="Arial"/>
          <w:szCs w:val="24"/>
        </w:rPr>
        <w:t xml:space="preserve">μ = </w:t>
      </w:r>
      <w:r w:rsidR="00685970" w:rsidRPr="00A07B13">
        <w:rPr>
          <w:rFonts w:cs="Arial"/>
          <w:szCs w:val="24"/>
        </w:rPr>
        <w:t>the mean</w:t>
      </w:r>
      <w:r w:rsidRPr="00A07B13">
        <w:rPr>
          <w:rFonts w:cs="Arial"/>
          <w:szCs w:val="24"/>
        </w:rPr>
        <w:t xml:space="preserve"> of </w:t>
      </w:r>
      <w:r w:rsidR="00685970">
        <w:rPr>
          <w:rFonts w:cs="Arial"/>
          <w:szCs w:val="24"/>
        </w:rPr>
        <w:t>week-wise bookings</w:t>
      </w:r>
      <w:r w:rsidR="00D75220">
        <w:rPr>
          <w:rFonts w:cs="Arial"/>
          <w:szCs w:val="24"/>
        </w:rPr>
        <w:t xml:space="preserve"> for the entire dataset of a conference</w:t>
      </w:r>
      <w:r w:rsidRPr="00A07B13">
        <w:rPr>
          <w:rFonts w:cs="Arial"/>
          <w:szCs w:val="24"/>
        </w:rPr>
        <w:t xml:space="preserve"> </w:t>
      </w:r>
    </w:p>
    <w:p w14:paraId="7F4756F9" w14:textId="13FE03FD" w:rsidR="00E04117" w:rsidRDefault="00BB732C" w:rsidP="3CEB7F6B">
      <w:pPr>
        <w:rPr>
          <w:rFonts w:cs="Arial"/>
          <w:szCs w:val="24"/>
        </w:rPr>
      </w:pPr>
      <w:r w:rsidRPr="00A07B13">
        <w:rPr>
          <w:rFonts w:cs="Arial"/>
          <w:szCs w:val="24"/>
        </w:rPr>
        <w:t xml:space="preserve">σ = the standard deviation </w:t>
      </w:r>
      <w:r w:rsidR="00D75220" w:rsidRPr="00A07B13">
        <w:rPr>
          <w:rFonts w:cs="Arial"/>
          <w:szCs w:val="24"/>
        </w:rPr>
        <w:t xml:space="preserve">of </w:t>
      </w:r>
      <w:r w:rsidR="00D75220">
        <w:rPr>
          <w:rFonts w:cs="Arial"/>
          <w:szCs w:val="24"/>
        </w:rPr>
        <w:t>week-wise bookings</w:t>
      </w:r>
      <w:r w:rsidR="00D75220" w:rsidRPr="00A07B13">
        <w:rPr>
          <w:rFonts w:cs="Arial"/>
          <w:szCs w:val="24"/>
        </w:rPr>
        <w:t xml:space="preserve"> </w:t>
      </w:r>
      <w:r w:rsidRPr="00A07B13">
        <w:rPr>
          <w:rFonts w:cs="Arial"/>
          <w:szCs w:val="24"/>
        </w:rPr>
        <w:t>for the dataset</w:t>
      </w:r>
    </w:p>
    <w:p w14:paraId="18CD445C" w14:textId="11645052" w:rsidR="00B304ED" w:rsidRPr="004E7A45" w:rsidRDefault="00B304ED" w:rsidP="00B304ED">
      <w:pPr>
        <w:pStyle w:val="Heading2"/>
      </w:pPr>
      <w:bookmarkStart w:id="10" w:name="_Toc160103480"/>
      <w:r w:rsidRPr="004E7A45">
        <w:t>Significance</w:t>
      </w:r>
      <w:bookmarkEnd w:id="10"/>
      <w:r w:rsidRPr="004E7A45">
        <w:t xml:space="preserve"> </w:t>
      </w:r>
    </w:p>
    <w:p w14:paraId="15C43878" w14:textId="77777777" w:rsidR="00B304ED" w:rsidRPr="00A07B13" w:rsidRDefault="00B304ED" w:rsidP="00B304ED">
      <w:pPr>
        <w:rPr>
          <w:rFonts w:cs="Arial"/>
          <w:szCs w:val="24"/>
        </w:rPr>
      </w:pPr>
      <w:r>
        <w:rPr>
          <w:rFonts w:cs="Arial"/>
          <w:szCs w:val="24"/>
        </w:rPr>
        <w:t xml:space="preserve">The statistical analysis of the data presents the raw information in a more interpretable format in the form of </w:t>
      </w:r>
      <w:r w:rsidRPr="00A07B13">
        <w:rPr>
          <w:rFonts w:cs="Arial"/>
          <w:szCs w:val="24"/>
        </w:rPr>
        <w:t xml:space="preserve">weekly </w:t>
      </w:r>
      <w:r>
        <w:rPr>
          <w:rFonts w:cs="Arial"/>
          <w:szCs w:val="24"/>
        </w:rPr>
        <w:t xml:space="preserve">booking </w:t>
      </w:r>
      <w:r w:rsidRPr="00A07B13">
        <w:rPr>
          <w:rFonts w:cs="Arial"/>
          <w:szCs w:val="24"/>
        </w:rPr>
        <w:t>counts</w:t>
      </w:r>
      <w:r>
        <w:rPr>
          <w:rFonts w:cs="Arial"/>
          <w:szCs w:val="24"/>
        </w:rPr>
        <w:t>.</w:t>
      </w:r>
      <w:r w:rsidRPr="00A07B13">
        <w:rPr>
          <w:rFonts w:cs="Arial"/>
          <w:szCs w:val="24"/>
        </w:rPr>
        <w:t xml:space="preserve"> </w:t>
      </w:r>
      <w:r>
        <w:rPr>
          <w:rFonts w:cs="Arial"/>
          <w:szCs w:val="24"/>
        </w:rPr>
        <w:t>This allows for an</w:t>
      </w:r>
      <w:r w:rsidRPr="00A07B13">
        <w:rPr>
          <w:rFonts w:cs="Arial"/>
          <w:szCs w:val="24"/>
        </w:rPr>
        <w:t xml:space="preserve"> in</w:t>
      </w:r>
      <w:r>
        <w:rPr>
          <w:rFonts w:cs="Arial"/>
          <w:szCs w:val="24"/>
        </w:rPr>
        <w:t>-</w:t>
      </w:r>
      <w:r w:rsidRPr="00A07B13">
        <w:rPr>
          <w:rFonts w:cs="Arial"/>
          <w:szCs w:val="24"/>
        </w:rPr>
        <w:t>depth understanding of booking patterns</w:t>
      </w:r>
      <w:r>
        <w:rPr>
          <w:rFonts w:cs="Arial"/>
          <w:szCs w:val="24"/>
        </w:rPr>
        <w:t xml:space="preserve"> by showing the </w:t>
      </w:r>
      <w:r w:rsidRPr="00A07B13">
        <w:rPr>
          <w:rFonts w:cs="Arial"/>
          <w:szCs w:val="24"/>
        </w:rPr>
        <w:t xml:space="preserve">stakeholders how booking amounts can change over time </w:t>
      </w:r>
      <w:r>
        <w:rPr>
          <w:rFonts w:cs="Arial"/>
          <w:szCs w:val="24"/>
        </w:rPr>
        <w:t xml:space="preserve">as well as the </w:t>
      </w:r>
      <w:r w:rsidRPr="00A07B13">
        <w:rPr>
          <w:rFonts w:cs="Arial"/>
          <w:szCs w:val="24"/>
        </w:rPr>
        <w:t>significan</w:t>
      </w:r>
      <w:r>
        <w:rPr>
          <w:rFonts w:cs="Arial"/>
          <w:szCs w:val="24"/>
        </w:rPr>
        <w:t xml:space="preserve">ce of </w:t>
      </w:r>
      <w:r w:rsidRPr="00A07B13">
        <w:rPr>
          <w:rFonts w:cs="Arial"/>
          <w:szCs w:val="24"/>
        </w:rPr>
        <w:t>any changes relative to the usual patterns.</w:t>
      </w:r>
    </w:p>
    <w:p w14:paraId="23B70C2B" w14:textId="77777777" w:rsidR="00B304ED" w:rsidRPr="00A07B13" w:rsidRDefault="00B304ED" w:rsidP="00B304ED">
      <w:pPr>
        <w:rPr>
          <w:rFonts w:cs="Arial"/>
          <w:szCs w:val="24"/>
        </w:rPr>
      </w:pPr>
      <w:r>
        <w:rPr>
          <w:rFonts w:cs="Arial"/>
          <w:szCs w:val="24"/>
        </w:rPr>
        <w:t>U</w:t>
      </w:r>
      <w:r w:rsidRPr="00A07B13">
        <w:rPr>
          <w:rFonts w:cs="Arial"/>
          <w:szCs w:val="24"/>
        </w:rPr>
        <w:t>sing standard deviation and Z-Scores</w:t>
      </w:r>
      <w:r>
        <w:rPr>
          <w:rFonts w:cs="Arial"/>
          <w:szCs w:val="24"/>
        </w:rPr>
        <w:t xml:space="preserve"> allows</w:t>
      </w:r>
      <w:r w:rsidRPr="00A07B13">
        <w:rPr>
          <w:rFonts w:cs="Arial"/>
          <w:szCs w:val="24"/>
        </w:rPr>
        <w:t xml:space="preserve"> </w:t>
      </w:r>
      <w:r>
        <w:rPr>
          <w:rFonts w:cs="Arial"/>
          <w:szCs w:val="24"/>
        </w:rPr>
        <w:t>for the identification of</w:t>
      </w:r>
      <w:r w:rsidRPr="00A07B13">
        <w:rPr>
          <w:rFonts w:cs="Arial"/>
          <w:szCs w:val="24"/>
        </w:rPr>
        <w:t xml:space="preserve"> any significant changes in booking activity</w:t>
      </w:r>
      <w:r>
        <w:rPr>
          <w:rFonts w:cs="Arial"/>
          <w:szCs w:val="24"/>
        </w:rPr>
        <w:t>,</w:t>
      </w:r>
      <w:r w:rsidRPr="00A07B13">
        <w:rPr>
          <w:rFonts w:cs="Arial"/>
          <w:szCs w:val="24"/>
        </w:rPr>
        <w:t xml:space="preserve"> </w:t>
      </w:r>
      <w:r>
        <w:rPr>
          <w:rFonts w:cs="Arial"/>
          <w:szCs w:val="24"/>
        </w:rPr>
        <w:t>making</w:t>
      </w:r>
      <w:r w:rsidRPr="00A07B13">
        <w:rPr>
          <w:rFonts w:cs="Arial"/>
          <w:szCs w:val="24"/>
        </w:rPr>
        <w:t xml:space="preserve"> it easier to spot trends</w:t>
      </w:r>
      <w:r>
        <w:rPr>
          <w:rFonts w:cs="Arial"/>
          <w:szCs w:val="24"/>
        </w:rPr>
        <w:t xml:space="preserve"> and </w:t>
      </w:r>
      <w:r w:rsidRPr="00A07B13">
        <w:rPr>
          <w:rFonts w:cs="Arial"/>
          <w:szCs w:val="24"/>
        </w:rPr>
        <w:t xml:space="preserve">any </w:t>
      </w:r>
      <w:r>
        <w:rPr>
          <w:rFonts w:cs="Arial"/>
          <w:szCs w:val="24"/>
        </w:rPr>
        <w:t>outliers (which are deemed as advertisement weeks)</w:t>
      </w:r>
      <w:r w:rsidRPr="00A07B13">
        <w:rPr>
          <w:rFonts w:cs="Arial"/>
          <w:szCs w:val="24"/>
        </w:rPr>
        <w:t>.</w:t>
      </w:r>
    </w:p>
    <w:p w14:paraId="4E3623A8" w14:textId="405A866B" w:rsidR="005E1C8C" w:rsidRPr="007F6162" w:rsidRDefault="00B304ED" w:rsidP="00B304ED">
      <w:pPr>
        <w:rPr>
          <w:rFonts w:cs="Arial"/>
          <w:szCs w:val="24"/>
        </w:rPr>
        <w:sectPr w:rsidR="005E1C8C" w:rsidRPr="007F6162" w:rsidSect="00035CFF">
          <w:footerReference w:type="default" r:id="rId12"/>
          <w:pgSz w:w="11906" w:h="16838"/>
          <w:pgMar w:top="1440" w:right="1440" w:bottom="1440" w:left="1440" w:header="708" w:footer="708" w:gutter="0"/>
          <w:cols w:space="708"/>
          <w:docGrid w:linePitch="360"/>
        </w:sectPr>
      </w:pPr>
      <w:r>
        <w:rPr>
          <w:rFonts w:cs="Arial"/>
          <w:szCs w:val="24"/>
        </w:rPr>
        <w:t>T</w:t>
      </w:r>
      <w:r w:rsidRPr="00A07B13">
        <w:rPr>
          <w:rFonts w:cs="Arial"/>
          <w:szCs w:val="24"/>
        </w:rPr>
        <w:t xml:space="preserve">his </w:t>
      </w:r>
      <w:r>
        <w:rPr>
          <w:rFonts w:cs="Arial"/>
          <w:szCs w:val="24"/>
        </w:rPr>
        <w:t>analysis</w:t>
      </w:r>
      <w:r w:rsidRPr="00A07B13">
        <w:rPr>
          <w:rFonts w:cs="Arial"/>
          <w:szCs w:val="24"/>
        </w:rPr>
        <w:t xml:space="preserve"> </w:t>
      </w:r>
      <w:r>
        <w:rPr>
          <w:rFonts w:cs="Arial"/>
          <w:szCs w:val="24"/>
        </w:rPr>
        <w:t xml:space="preserve">is crucial for the development of a prediction model because it highlights </w:t>
      </w:r>
      <w:r w:rsidRPr="00A07B13">
        <w:rPr>
          <w:rFonts w:cs="Arial"/>
          <w:szCs w:val="24"/>
        </w:rPr>
        <w:t xml:space="preserve">periods of high or low demand outside of the usual demand, </w:t>
      </w:r>
      <w:r>
        <w:rPr>
          <w:rFonts w:cs="Arial"/>
          <w:szCs w:val="24"/>
        </w:rPr>
        <w:t>helping to infer where advertisements were launched in the booking phase of the conferences</w:t>
      </w:r>
      <w:r w:rsidRPr="00A07B13">
        <w:rPr>
          <w:rFonts w:cs="Arial"/>
          <w:szCs w:val="24"/>
        </w:rPr>
        <w:t>.</w:t>
      </w:r>
      <w:r>
        <w:rPr>
          <w:rFonts w:cs="Arial"/>
          <w:szCs w:val="24"/>
        </w:rPr>
        <w:t xml:space="preserve"> With this information, a prediction model can make more accurate predictions.</w:t>
      </w:r>
      <w:r w:rsidR="005E1C8C" w:rsidRPr="3CEB7F6B">
        <w:rPr>
          <w:rFonts w:cs="Arial"/>
        </w:rPr>
        <w:br w:type="page"/>
      </w:r>
    </w:p>
    <w:p w14:paraId="386C1422" w14:textId="13BAC086" w:rsidR="004E7A45" w:rsidRPr="002A7635" w:rsidRDefault="00894378" w:rsidP="00FA6567">
      <w:pPr>
        <w:pStyle w:val="Heading2"/>
      </w:pPr>
      <w:bookmarkStart w:id="11" w:name="_Toc160103481"/>
      <w:r>
        <w:lastRenderedPageBreak/>
        <w:t>Data Analysis for Each Conference</w:t>
      </w:r>
      <w:bookmarkEnd w:id="11"/>
    </w:p>
    <w:p w14:paraId="3D13FF15" w14:textId="068B7925" w:rsidR="005D771F" w:rsidRPr="001A2AE4" w:rsidRDefault="005D771F" w:rsidP="0036661D">
      <w:pPr>
        <w:pStyle w:val="Heading3"/>
      </w:pPr>
      <w:bookmarkStart w:id="12" w:name="_Toc160103482"/>
      <w:r w:rsidRPr="001A2AE4">
        <w:t>D19</w:t>
      </w:r>
      <w:bookmarkEnd w:id="12"/>
    </w:p>
    <w:p w14:paraId="356779CF" w14:textId="77777777" w:rsidR="00625307" w:rsidRDefault="00625307" w:rsidP="00100465">
      <w:pPr>
        <w:jc w:val="center"/>
        <w:rPr>
          <w:rFonts w:cs="Arial"/>
        </w:rPr>
      </w:pPr>
      <w:r w:rsidRPr="00373D1D">
        <w:rPr>
          <w:rFonts w:cs="Arial"/>
          <w:noProof/>
          <w:szCs w:val="24"/>
        </w:rPr>
        <w:drawing>
          <wp:anchor distT="0" distB="0" distL="114300" distR="114300" simplePos="0" relativeHeight="251658243" behindDoc="1" locked="0" layoutInCell="1" allowOverlap="1" wp14:anchorId="3A831D90" wp14:editId="37FC220F">
            <wp:simplePos x="0" y="0"/>
            <wp:positionH relativeFrom="column">
              <wp:posOffset>5600567</wp:posOffset>
            </wp:positionH>
            <wp:positionV relativeFrom="paragraph">
              <wp:posOffset>17145</wp:posOffset>
            </wp:positionV>
            <wp:extent cx="2285365" cy="3084830"/>
            <wp:effectExtent l="19050" t="19050" r="19685" b="20320"/>
            <wp:wrapTight wrapText="bothSides">
              <wp:wrapPolygon edited="0">
                <wp:start x="-180" y="-133"/>
                <wp:lineTo x="-180" y="21609"/>
                <wp:lineTo x="21606" y="21609"/>
                <wp:lineTo x="21606" y="-133"/>
                <wp:lineTo x="-180" y="-133"/>
              </wp:wrapPolygon>
            </wp:wrapTight>
            <wp:docPr id="10" name="Content Placeholder 9">
              <a:extLst xmlns:a="http://schemas.openxmlformats.org/drawingml/2006/main">
                <a:ext uri="{FF2B5EF4-FFF2-40B4-BE49-F238E27FC236}">
                  <a16:creationId xmlns:a16="http://schemas.microsoft.com/office/drawing/2014/main" id="{AF2BC6CD-D7D2-836F-2F45-15715856A53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AF2BC6CD-D7D2-836F-2F45-15715856A53E}"/>
                        </a:ext>
                      </a:extLst>
                    </pic:cNvPr>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285365" cy="3084830"/>
                    </a:xfrm>
                    <a:prstGeom prst="rect">
                      <a:avLst/>
                    </a:prstGeom>
                    <a:ln w="3175">
                      <a:solidFill>
                        <a:schemeClr val="tx1"/>
                      </a:solidFill>
                    </a:ln>
                  </pic:spPr>
                </pic:pic>
              </a:graphicData>
            </a:graphic>
          </wp:anchor>
        </w:drawing>
      </w:r>
      <w:r w:rsidR="00270E43" w:rsidRPr="00373D1D">
        <w:rPr>
          <w:rFonts w:cs="Arial"/>
          <w:noProof/>
          <w:szCs w:val="24"/>
        </w:rPr>
        <w:drawing>
          <wp:inline distT="0" distB="0" distL="0" distR="0" wp14:anchorId="2D3302D3" wp14:editId="53CEAD8E">
            <wp:extent cx="4305461" cy="3220278"/>
            <wp:effectExtent l="19050" t="19050" r="19050" b="18415"/>
            <wp:docPr id="1026" name="Picture 2" descr="A graph with numbers and lines&#10;&#10;Description automatically generated">
              <a:extLst xmlns:a="http://schemas.openxmlformats.org/drawingml/2006/main">
                <a:ext uri="{FF2B5EF4-FFF2-40B4-BE49-F238E27FC236}">
                  <a16:creationId xmlns:a16="http://schemas.microsoft.com/office/drawing/2014/main" id="{0EEB5092-353E-1489-6EC6-360D00107E1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A graph with numbers and lines&#10;&#10;Description automatically generated">
                      <a:extLst>
                        <a:ext uri="{FF2B5EF4-FFF2-40B4-BE49-F238E27FC236}">
                          <a16:creationId xmlns:a16="http://schemas.microsoft.com/office/drawing/2014/main" id="{0EEB5092-353E-1489-6EC6-360D00107E16}"/>
                        </a:ext>
                      </a:extLst>
                    </pic:cNvPr>
                    <pic:cNvPicPr>
                      <a:picLocks noGrp="1"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05461" cy="3220278"/>
                    </a:xfrm>
                    <a:prstGeom prst="rect">
                      <a:avLst/>
                    </a:prstGeom>
                    <a:noFill/>
                    <a:ln w="3175">
                      <a:solidFill>
                        <a:schemeClr val="tx1"/>
                      </a:solidFill>
                    </a:ln>
                  </pic:spPr>
                </pic:pic>
              </a:graphicData>
            </a:graphic>
          </wp:inline>
        </w:drawing>
      </w:r>
    </w:p>
    <w:p w14:paraId="70ACD385" w14:textId="6E7375BC" w:rsidR="00625307" w:rsidRDefault="00AA59BA" w:rsidP="00625307">
      <w:r>
        <w:t>F</w:t>
      </w:r>
      <w:r w:rsidR="00625307">
        <w:t>or the D19 dataset</w:t>
      </w:r>
      <w:r>
        <w:t>, the mean bookings per week were found to be 62</w:t>
      </w:r>
      <w:r w:rsidR="007E2D48">
        <w:t>. The threshold for advertisements was found to be 187</w:t>
      </w:r>
      <w:r w:rsidR="00CB3324">
        <w:t xml:space="preserve"> bookings per week.</w:t>
      </w:r>
      <w:r w:rsidR="00625307">
        <w:t xml:space="preserve"> In this dataset, there is only one week that climbs above the threshold line</w:t>
      </w:r>
      <w:r w:rsidR="0009749B">
        <w:t xml:space="preserve"> and is therefore the only week </w:t>
      </w:r>
      <w:r w:rsidR="00AC755D">
        <w:t>understood</w:t>
      </w:r>
      <w:r w:rsidR="0009749B">
        <w:t xml:space="preserve"> to be affected by an advertisement campaign</w:t>
      </w:r>
      <w:r w:rsidR="00625307">
        <w:t>.</w:t>
      </w:r>
    </w:p>
    <w:p w14:paraId="5B02B1BB" w14:textId="6EBF2125" w:rsidR="00270E43" w:rsidRPr="009C1ED5" w:rsidRDefault="002A7635" w:rsidP="00625307">
      <w:pPr>
        <w:rPr>
          <w:szCs w:val="24"/>
        </w:rPr>
      </w:pPr>
      <w:r w:rsidRPr="3CEB7F6B">
        <w:br w:type="page"/>
      </w:r>
    </w:p>
    <w:p w14:paraId="05B450D2" w14:textId="77777777" w:rsidR="000B0530" w:rsidRDefault="02B176C7" w:rsidP="00D270BB">
      <w:pPr>
        <w:pStyle w:val="Heading3"/>
      </w:pPr>
      <w:bookmarkStart w:id="13" w:name="_Toc160103483"/>
      <w:r w:rsidRPr="3CEB7F6B">
        <w:lastRenderedPageBreak/>
        <w:t>D21</w:t>
      </w:r>
      <w:bookmarkEnd w:id="13"/>
    </w:p>
    <w:p w14:paraId="5DDB3511" w14:textId="2D1248C2" w:rsidR="00255610" w:rsidRDefault="004D0F7C" w:rsidP="004D0F7C">
      <w:pPr>
        <w:rPr>
          <w:lang w:val="en-US"/>
        </w:rPr>
      </w:pPr>
      <w:r w:rsidRPr="00314589">
        <w:rPr>
          <w:noProof/>
        </w:rPr>
        <w:drawing>
          <wp:inline distT="0" distB="0" distL="0" distR="0" wp14:anchorId="2AF7CCEF" wp14:editId="366B775B">
            <wp:extent cx="3848431" cy="2877612"/>
            <wp:effectExtent l="19050" t="19050" r="19050" b="18415"/>
            <wp:docPr id="3080" name="Picture 8" descr="A graph of a graph&#10;&#10;Description automatically generated with medium confidence">
              <a:extLst xmlns:a="http://schemas.openxmlformats.org/drawingml/2006/main">
                <a:ext uri="{FF2B5EF4-FFF2-40B4-BE49-F238E27FC236}">
                  <a16:creationId xmlns:a16="http://schemas.microsoft.com/office/drawing/2014/main" id="{8B419302-64CF-3A2B-2227-531DD0652C8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80" name="Picture 8" descr="A graph of a graph&#10;&#10;Description automatically generated with medium confidence">
                      <a:extLst>
                        <a:ext uri="{FF2B5EF4-FFF2-40B4-BE49-F238E27FC236}">
                          <a16:creationId xmlns:a16="http://schemas.microsoft.com/office/drawing/2014/main" id="{8B419302-64CF-3A2B-2227-531DD0652C86}"/>
                        </a:ext>
                      </a:extLst>
                    </pic:cNvPr>
                    <pic:cNvPicPr>
                      <a:picLocks noGrp="1"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48431" cy="2877612"/>
                    </a:xfrm>
                    <a:prstGeom prst="rect">
                      <a:avLst/>
                    </a:prstGeom>
                    <a:noFill/>
                    <a:ln w="3175">
                      <a:solidFill>
                        <a:schemeClr val="tx1"/>
                      </a:solidFill>
                    </a:ln>
                  </pic:spPr>
                </pic:pic>
              </a:graphicData>
            </a:graphic>
          </wp:inline>
        </w:drawing>
      </w:r>
      <w:r w:rsidR="0014697F">
        <w:rPr>
          <w:lang w:val="en-US"/>
        </w:rPr>
        <w:tab/>
      </w:r>
      <w:r w:rsidR="00C966BA">
        <w:rPr>
          <w:lang w:val="en-US"/>
        </w:rPr>
        <w:t xml:space="preserve"> </w:t>
      </w:r>
      <w:r w:rsidR="00C966BA" w:rsidRPr="00314589">
        <w:rPr>
          <w:b/>
          <w:noProof/>
          <w:szCs w:val="24"/>
        </w:rPr>
        <w:drawing>
          <wp:inline distT="0" distB="0" distL="0" distR="0" wp14:anchorId="491B22F8" wp14:editId="09010CD0">
            <wp:extent cx="2154555" cy="3959225"/>
            <wp:effectExtent l="19050" t="19050" r="17145" b="22225"/>
            <wp:docPr id="1283988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4555" cy="3959225"/>
                    </a:xfrm>
                    <a:prstGeom prst="rect">
                      <a:avLst/>
                    </a:prstGeom>
                    <a:noFill/>
                    <a:ln w="3175">
                      <a:solidFill>
                        <a:schemeClr val="tx1"/>
                      </a:solidFill>
                    </a:ln>
                  </pic:spPr>
                </pic:pic>
              </a:graphicData>
            </a:graphic>
          </wp:inline>
        </w:drawing>
      </w:r>
      <w:r w:rsidR="00C966BA">
        <w:rPr>
          <w:lang w:val="en-US"/>
        </w:rPr>
        <w:t xml:space="preserve"> </w:t>
      </w:r>
      <w:r w:rsidR="0014697F">
        <w:rPr>
          <w:lang w:val="en-US"/>
        </w:rPr>
        <w:tab/>
      </w:r>
      <w:r w:rsidR="00C966BA" w:rsidRPr="00314589">
        <w:rPr>
          <w:b/>
          <w:noProof/>
          <w:szCs w:val="24"/>
        </w:rPr>
        <w:drawing>
          <wp:inline distT="0" distB="0" distL="0" distR="0" wp14:anchorId="46C3F82B" wp14:editId="735512EB">
            <wp:extent cx="2266950" cy="3919855"/>
            <wp:effectExtent l="19050" t="19050" r="19050" b="23495"/>
            <wp:docPr id="17723311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6950" cy="3919855"/>
                    </a:xfrm>
                    <a:prstGeom prst="rect">
                      <a:avLst/>
                    </a:prstGeom>
                    <a:noFill/>
                    <a:ln w="3175">
                      <a:solidFill>
                        <a:schemeClr val="tx1"/>
                      </a:solidFill>
                    </a:ln>
                  </pic:spPr>
                </pic:pic>
              </a:graphicData>
            </a:graphic>
          </wp:inline>
        </w:drawing>
      </w:r>
    </w:p>
    <w:p w14:paraId="1010641D" w14:textId="4F0F952B" w:rsidR="002F0008" w:rsidRPr="00D63394" w:rsidRDefault="008B054C" w:rsidP="00692889">
      <w:r>
        <w:t xml:space="preserve">For </w:t>
      </w:r>
      <w:r w:rsidR="00FF118D">
        <w:t>the D21 dataset</w:t>
      </w:r>
      <w:r>
        <w:t>, it is interesting to note that</w:t>
      </w:r>
      <w:r w:rsidR="00FF118D">
        <w:t xml:space="preserve"> there </w:t>
      </w:r>
      <w:r>
        <w:t>were</w:t>
      </w:r>
      <w:r w:rsidR="00FF118D">
        <w:t xml:space="preserve"> </w:t>
      </w:r>
      <w:r w:rsidR="00332BCE">
        <w:t>barely any bookings for</w:t>
      </w:r>
      <w:r w:rsidR="00FF118D">
        <w:t xml:space="preserve"> most of the weeks</w:t>
      </w:r>
      <w:r w:rsidR="00332BCE">
        <w:t xml:space="preserve"> in the start of the booking process. This may indicate a poor launch advertisement campaign, however</w:t>
      </w:r>
      <w:r w:rsidR="00FF118D">
        <w:t>,</w:t>
      </w:r>
      <w:r w:rsidR="00332BCE">
        <w:t xml:space="preserve"> quantifying the impact of a launch advertisement is beyond the scope of this project.</w:t>
      </w:r>
      <w:r w:rsidR="00FF118D">
        <w:t xml:space="preserve"> </w:t>
      </w:r>
      <w:r w:rsidR="00D03D4F">
        <w:t>Another interesting observation is that all of the advertisement weeks can be found right at the end of the booking process, which may indicate a desp</w:t>
      </w:r>
      <w:r w:rsidR="00184E55">
        <w:t>erate attempt by the organizers to raise the booking count right at the end.</w:t>
      </w:r>
    </w:p>
    <w:p w14:paraId="3EE3AFE7" w14:textId="1F5D2E8E" w:rsidR="000730ED" w:rsidRDefault="000730ED" w:rsidP="00197AA8">
      <w:pPr>
        <w:pStyle w:val="Heading3"/>
      </w:pPr>
      <w:bookmarkStart w:id="14" w:name="_Toc160103484"/>
      <w:r w:rsidRPr="000730ED">
        <w:lastRenderedPageBreak/>
        <w:t>GP21</w:t>
      </w:r>
      <w:bookmarkEnd w:id="14"/>
    </w:p>
    <w:p w14:paraId="274063CF" w14:textId="51A722C2" w:rsidR="00700819" w:rsidRDefault="00700819" w:rsidP="00692889">
      <w:pPr>
        <w:rPr>
          <w:rFonts w:cs="Arial"/>
          <w:b/>
          <w:bCs/>
          <w:szCs w:val="24"/>
          <w:lang w:val="en-US"/>
        </w:rPr>
      </w:pPr>
      <w:r w:rsidRPr="000730ED">
        <w:rPr>
          <w:rFonts w:cs="Arial"/>
          <w:noProof/>
          <w:szCs w:val="24"/>
        </w:rPr>
        <w:drawing>
          <wp:inline distT="0" distB="0" distL="0" distR="0" wp14:anchorId="0E4D5486" wp14:editId="20CB6842">
            <wp:extent cx="4264660" cy="3189605"/>
            <wp:effectExtent l="19050" t="19050" r="21590" b="10795"/>
            <wp:docPr id="2050" name="Picture 2" descr="A graph with numbers and lines&#10;&#10;Description automatically generated">
              <a:extLst xmlns:a="http://schemas.openxmlformats.org/drawingml/2006/main">
                <a:ext uri="{FF2B5EF4-FFF2-40B4-BE49-F238E27FC236}">
                  <a16:creationId xmlns:a16="http://schemas.microsoft.com/office/drawing/2014/main" id="{985C6354-5AA8-E8AA-9880-97544A6DF98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A graph with numbers and lines&#10;&#10;Description automatically generated">
                      <a:extLst>
                        <a:ext uri="{FF2B5EF4-FFF2-40B4-BE49-F238E27FC236}">
                          <a16:creationId xmlns:a16="http://schemas.microsoft.com/office/drawing/2014/main" id="{985C6354-5AA8-E8AA-9880-97544A6DF984}"/>
                        </a:ext>
                      </a:extLst>
                    </pic:cNvPr>
                    <pic:cNvPicPr>
                      <a:picLocks noGrp="1"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64660" cy="3189605"/>
                    </a:xfrm>
                    <a:prstGeom prst="rect">
                      <a:avLst/>
                    </a:prstGeom>
                    <a:noFill/>
                    <a:ln w="3175">
                      <a:solidFill>
                        <a:schemeClr val="tx1"/>
                      </a:solidFill>
                    </a:ln>
                  </pic:spPr>
                </pic:pic>
              </a:graphicData>
            </a:graphic>
          </wp:inline>
        </w:drawing>
      </w:r>
      <w:r w:rsidR="00621E77">
        <w:rPr>
          <w:rFonts w:cs="Arial"/>
          <w:b/>
          <w:bCs/>
          <w:szCs w:val="24"/>
          <w:lang w:val="en-US"/>
        </w:rPr>
        <w:tab/>
      </w:r>
      <w:r w:rsidR="00D36EA5" w:rsidRPr="00FA3983">
        <w:rPr>
          <w:rFonts w:cs="Arial"/>
          <w:noProof/>
          <w:szCs w:val="24"/>
          <w:lang w:val="en-US"/>
        </w:rPr>
        <w:drawing>
          <wp:inline distT="0" distB="0" distL="0" distR="0" wp14:anchorId="4701B07E" wp14:editId="403B922F">
            <wp:extent cx="1886874" cy="3876798"/>
            <wp:effectExtent l="19050" t="19050" r="18415" b="9525"/>
            <wp:docPr id="20274086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6874" cy="3876798"/>
                    </a:xfrm>
                    <a:prstGeom prst="rect">
                      <a:avLst/>
                    </a:prstGeom>
                    <a:noFill/>
                    <a:ln w="3175">
                      <a:solidFill>
                        <a:schemeClr val="tx1"/>
                      </a:solidFill>
                    </a:ln>
                  </pic:spPr>
                </pic:pic>
              </a:graphicData>
            </a:graphic>
          </wp:inline>
        </w:drawing>
      </w:r>
      <w:r w:rsidR="00621E77">
        <w:rPr>
          <w:rFonts w:cs="Arial"/>
          <w:b/>
          <w:bCs/>
          <w:szCs w:val="24"/>
          <w:lang w:val="en-US"/>
        </w:rPr>
        <w:t xml:space="preserve"> </w:t>
      </w:r>
      <w:r w:rsidR="00D36EA5" w:rsidRPr="005F1DC6">
        <w:rPr>
          <w:rFonts w:cs="Arial"/>
          <w:noProof/>
          <w:szCs w:val="24"/>
          <w:lang w:val="en-US"/>
        </w:rPr>
        <w:drawing>
          <wp:inline distT="0" distB="0" distL="0" distR="0" wp14:anchorId="797DE74E" wp14:editId="26C284FB">
            <wp:extent cx="2165116" cy="3860689"/>
            <wp:effectExtent l="19050" t="19050" r="26035" b="26035"/>
            <wp:docPr id="5004137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4068" cy="3876651"/>
                    </a:xfrm>
                    <a:prstGeom prst="rect">
                      <a:avLst/>
                    </a:prstGeom>
                    <a:noFill/>
                    <a:ln w="3175">
                      <a:solidFill>
                        <a:schemeClr val="tx1"/>
                      </a:solidFill>
                    </a:ln>
                  </pic:spPr>
                </pic:pic>
              </a:graphicData>
            </a:graphic>
          </wp:inline>
        </w:drawing>
      </w:r>
    </w:p>
    <w:p w14:paraId="2EA81C35" w14:textId="76AE856D" w:rsidR="00003C7C" w:rsidRPr="00197AA8" w:rsidRDefault="00E404B2" w:rsidP="00692889">
      <w:pPr>
        <w:rPr>
          <w:lang w:val="en-US"/>
        </w:rPr>
      </w:pPr>
      <w:r>
        <w:rPr>
          <w:lang w:val="en-US"/>
        </w:rPr>
        <w:t xml:space="preserve">For the </w:t>
      </w:r>
      <w:r w:rsidR="007823C6">
        <w:rPr>
          <w:lang w:val="en-US"/>
        </w:rPr>
        <w:t xml:space="preserve">GP21 dataset, a trend quite </w:t>
      </w:r>
      <w:r w:rsidR="003B3615">
        <w:rPr>
          <w:lang w:val="en-US"/>
        </w:rPr>
        <w:t>like</w:t>
      </w:r>
      <w:r w:rsidR="007823C6">
        <w:rPr>
          <w:lang w:val="en-US"/>
        </w:rPr>
        <w:t xml:space="preserve"> that of D21</w:t>
      </w:r>
      <w:r w:rsidR="003B3615">
        <w:rPr>
          <w:lang w:val="en-US"/>
        </w:rPr>
        <w:t xml:space="preserve"> can be seen, where the launch advertisement seems to have failed. Therefore, </w:t>
      </w:r>
      <w:r w:rsidR="0001185E">
        <w:rPr>
          <w:lang w:val="en-US"/>
        </w:rPr>
        <w:t xml:space="preserve">several advertisement campaigns had to be launched </w:t>
      </w:r>
      <w:r w:rsidR="004949DB">
        <w:rPr>
          <w:lang w:val="en-US"/>
        </w:rPr>
        <w:t>later</w:t>
      </w:r>
      <w:r w:rsidR="0001185E">
        <w:rPr>
          <w:lang w:val="en-US"/>
        </w:rPr>
        <w:t xml:space="preserve"> to increase the booking count.</w:t>
      </w:r>
      <w:r w:rsidR="004949DB">
        <w:rPr>
          <w:lang w:val="en-US"/>
        </w:rPr>
        <w:t xml:space="preserve"> Again, the bulk of the advertisement weeks seem </w:t>
      </w:r>
      <w:r w:rsidR="001669CF">
        <w:rPr>
          <w:lang w:val="en-US"/>
        </w:rPr>
        <w:t xml:space="preserve">to appear at the end of the booking timeline, indicating possibly poor planning on part of the organizers. A predictive model </w:t>
      </w:r>
      <w:r w:rsidR="00D5599A">
        <w:rPr>
          <w:lang w:val="en-US"/>
        </w:rPr>
        <w:t xml:space="preserve">would help organizers keep track of their expected booking counts and launch advertisements </w:t>
      </w:r>
      <w:r w:rsidR="00197AA8">
        <w:rPr>
          <w:lang w:val="en-US"/>
        </w:rPr>
        <w:t>sooner rather than waiting for the last few weeks.</w:t>
      </w:r>
      <w:r w:rsidR="00EC7A2C">
        <w:rPr>
          <w:rFonts w:cs="Arial"/>
          <w:noProof/>
          <w:szCs w:val="24"/>
          <w:lang w:val="en-US"/>
        </w:rPr>
        <mc:AlternateContent>
          <mc:Choice Requires="wps">
            <w:drawing>
              <wp:anchor distT="0" distB="0" distL="114300" distR="114300" simplePos="0" relativeHeight="251658241" behindDoc="0" locked="0" layoutInCell="1" allowOverlap="1" wp14:anchorId="5B3DFCEE" wp14:editId="604EE9E7">
                <wp:simplePos x="0" y="0"/>
                <wp:positionH relativeFrom="column">
                  <wp:posOffset>-59966</wp:posOffset>
                </wp:positionH>
                <wp:positionV relativeFrom="paragraph">
                  <wp:posOffset>3637604</wp:posOffset>
                </wp:positionV>
                <wp:extent cx="5658928" cy="1449238"/>
                <wp:effectExtent l="0" t="0" r="18415" b="17780"/>
                <wp:wrapNone/>
                <wp:docPr id="1950080991" name="Text Box 5"/>
                <wp:cNvGraphicFramePr/>
                <a:graphic xmlns:a="http://schemas.openxmlformats.org/drawingml/2006/main">
                  <a:graphicData uri="http://schemas.microsoft.com/office/word/2010/wordprocessingShape">
                    <wps:wsp>
                      <wps:cNvSpPr txBox="1"/>
                      <wps:spPr>
                        <a:xfrm>
                          <a:off x="0" y="0"/>
                          <a:ext cx="5658928" cy="1449238"/>
                        </a:xfrm>
                        <a:prstGeom prst="rect">
                          <a:avLst/>
                        </a:prstGeom>
                        <a:solidFill>
                          <a:schemeClr val="lt1"/>
                        </a:solidFill>
                        <a:ln w="6350">
                          <a:solidFill>
                            <a:prstClr val="black"/>
                          </a:solidFill>
                        </a:ln>
                      </wps:spPr>
                      <wps:txbx>
                        <w:txbxContent>
                          <w:p w14:paraId="40795F0F" w14:textId="0CCB1258" w:rsidR="00EC7A2C" w:rsidRDefault="00630618">
                            <w:r>
                              <w:t xml:space="preserve">These are the chart and </w:t>
                            </w:r>
                            <w:r w:rsidR="00F16BD7">
                              <w:t xml:space="preserve">table for the GP21 data set. </w:t>
                            </w:r>
                            <w:r w:rsidR="00DE730F">
                              <w:t xml:space="preserve">The first week as only a few bookings but then after that, there are no booking at all for many weeks. </w:t>
                            </w:r>
                            <w:r w:rsidR="0069592B">
                              <w:t>There is then a peak that exceeds the</w:t>
                            </w:r>
                            <w:r w:rsidR="00181A96">
                              <w:t xml:space="preserve"> threshold value</w:t>
                            </w:r>
                            <w:r w:rsidR="00A75FCA">
                              <w:t xml:space="preserve"> which could be because of an advertising campaign. Then a few weeks later there is another few peaks above the threshold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B3DFCEE" id="_x0000_t202" coordsize="21600,21600" o:spt="202" path="m,l,21600r21600,l21600,xe">
                <v:stroke joinstyle="miter"/>
                <v:path gradientshapeok="t" o:connecttype="rect"/>
              </v:shapetype>
              <v:shape id="Text Box 5" o:spid="_x0000_s1026" type="#_x0000_t202" style="position:absolute;left:0;text-align:left;margin-left:-4.7pt;margin-top:286.45pt;width:445.6pt;height:114.1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" fillcolor="white [3201]" strokeweight=".5pt">
                <v:textbox>
                  <w:txbxContent>
                    <w:p w14:paraId="40795F0F" w14:textId="0CCB1258" w:rsidR="00EC7A2C" w:rsidRDefault="00630618">
                      <w:r>
                        <w:t xml:space="preserve">These are the chart and </w:t>
                      </w:r>
                      <w:r w:rsidR="00F16BD7">
                        <w:t xml:space="preserve">table for the GP21 data set. </w:t>
                      </w:r>
                      <w:r w:rsidR="00DE730F">
                        <w:t xml:space="preserve">The first week as only a few bookings but then after that, there are no booking at all for many weeks. </w:t>
                      </w:r>
                      <w:r w:rsidR="0069592B">
                        <w:t>There is then a peak that exceeds the</w:t>
                      </w:r>
                      <w:r w:rsidR="00181A96">
                        <w:t xml:space="preserve"> threshold value</w:t>
                      </w:r>
                      <w:r w:rsidR="00A75FCA">
                        <w:t xml:space="preserve"> which could be because of an advertising campaign. Then a few weeks later there is another few peaks above the threshold value.</w:t>
                      </w:r>
                    </w:p>
                  </w:txbxContent>
                </v:textbox>
              </v:shape>
            </w:pict>
          </mc:Fallback>
        </mc:AlternateContent>
      </w:r>
    </w:p>
    <w:p w14:paraId="4113D5C7" w14:textId="33545EC9" w:rsidR="00F11CC1" w:rsidRPr="00C84804" w:rsidRDefault="0095164B" w:rsidP="00F11CC1">
      <w:pPr>
        <w:pStyle w:val="Heading3"/>
      </w:pPr>
      <w:bookmarkStart w:id="15" w:name="_Toc160103485"/>
      <w:r w:rsidRPr="003E201D">
        <w:lastRenderedPageBreak/>
        <w:t>MSE21</w:t>
      </w:r>
      <w:bookmarkEnd w:id="15"/>
    </w:p>
    <w:p w14:paraId="68A5E4A5" w14:textId="13B66A2A" w:rsidR="000730ED" w:rsidRDefault="0095164B" w:rsidP="00C84804">
      <w:pPr>
        <w:ind w:firstLine="720"/>
        <w:rPr>
          <w:rFonts w:cs="Arial"/>
          <w:szCs w:val="24"/>
          <w:lang w:val="en-US"/>
        </w:rPr>
      </w:pPr>
      <w:r w:rsidRPr="0095164B">
        <w:rPr>
          <w:rFonts w:cs="Arial"/>
          <w:noProof/>
          <w:szCs w:val="24"/>
        </w:rPr>
        <w:drawing>
          <wp:inline distT="0" distB="0" distL="0" distR="0" wp14:anchorId="6E7C6EF7" wp14:editId="21997035">
            <wp:extent cx="3852545" cy="2880995"/>
            <wp:effectExtent l="19050" t="19050" r="14605" b="14605"/>
            <wp:docPr id="4104" name="Picture 8" descr="A graph of a graph&#10;&#10;Description automatically generated with medium confidence">
              <a:extLst xmlns:a="http://schemas.openxmlformats.org/drawingml/2006/main">
                <a:ext uri="{FF2B5EF4-FFF2-40B4-BE49-F238E27FC236}">
                  <a16:creationId xmlns:a16="http://schemas.microsoft.com/office/drawing/2014/main" id="{6527B9F5-FA70-D6EE-24C1-551CB365337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104" name="Picture 8" descr="A graph of a graph&#10;&#10;Description automatically generated with medium confidence">
                      <a:extLst>
                        <a:ext uri="{FF2B5EF4-FFF2-40B4-BE49-F238E27FC236}">
                          <a16:creationId xmlns:a16="http://schemas.microsoft.com/office/drawing/2014/main" id="{6527B9F5-FA70-D6EE-24C1-551CB3653378}"/>
                        </a:ext>
                      </a:extLst>
                    </pic:cNvPr>
                    <pic:cNvPicPr>
                      <a:picLocks noGrp="1"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52545" cy="2880995"/>
                    </a:xfrm>
                    <a:prstGeom prst="rect">
                      <a:avLst/>
                    </a:prstGeom>
                    <a:noFill/>
                    <a:ln w="3175">
                      <a:solidFill>
                        <a:schemeClr val="tx1"/>
                      </a:solidFill>
                    </a:ln>
                  </pic:spPr>
                </pic:pic>
              </a:graphicData>
            </a:graphic>
          </wp:inline>
        </w:drawing>
      </w:r>
      <w:r w:rsidR="00C84804">
        <w:rPr>
          <w:rFonts w:cs="Arial"/>
          <w:szCs w:val="24"/>
          <w:lang w:val="en-US"/>
        </w:rPr>
        <w:tab/>
      </w:r>
      <w:r w:rsidR="00C84804">
        <w:rPr>
          <w:rFonts w:cs="Arial"/>
          <w:szCs w:val="24"/>
          <w:lang w:val="en-US"/>
        </w:rPr>
        <w:tab/>
      </w:r>
      <w:r w:rsidR="00F11CC1" w:rsidRPr="0095164B">
        <w:rPr>
          <w:rFonts w:cs="Arial"/>
          <w:noProof/>
          <w:szCs w:val="24"/>
        </w:rPr>
        <w:drawing>
          <wp:inline distT="0" distB="0" distL="0" distR="0" wp14:anchorId="259B335C" wp14:editId="1B42D722">
            <wp:extent cx="2963190" cy="2883535"/>
            <wp:effectExtent l="19050" t="19050" r="27940" b="12065"/>
            <wp:docPr id="11" name="Content Placeholder 10">
              <a:extLst xmlns:a="http://schemas.openxmlformats.org/drawingml/2006/main">
                <a:ext uri="{FF2B5EF4-FFF2-40B4-BE49-F238E27FC236}">
                  <a16:creationId xmlns:a16="http://schemas.microsoft.com/office/drawing/2014/main" id="{AB2612D6-7BC2-953F-866D-88EEB30A941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AB2612D6-7BC2-953F-866D-88EEB30A941B}"/>
                        </a:ext>
                      </a:extLst>
                    </pic:cNvPr>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967238" cy="2887475"/>
                    </a:xfrm>
                    <a:prstGeom prst="rect">
                      <a:avLst/>
                    </a:prstGeom>
                    <a:ln w="3175">
                      <a:solidFill>
                        <a:schemeClr val="tx1"/>
                      </a:solidFill>
                    </a:ln>
                  </pic:spPr>
                </pic:pic>
              </a:graphicData>
            </a:graphic>
          </wp:inline>
        </w:drawing>
      </w:r>
    </w:p>
    <w:p w14:paraId="3988AC71" w14:textId="55BCD275" w:rsidR="00A24B91" w:rsidRDefault="00656165" w:rsidP="00A24B91">
      <w:pPr>
        <w:rPr>
          <w:rFonts w:cs="Arial"/>
          <w:szCs w:val="24"/>
          <w:lang w:val="en-US"/>
        </w:rPr>
      </w:pPr>
      <w:r>
        <w:rPr>
          <w:rFonts w:cs="Arial"/>
          <w:szCs w:val="24"/>
          <w:lang w:val="en-US"/>
        </w:rPr>
        <w:t xml:space="preserve">For the MSE21 dataset, the bookings were spread out more evenly across the </w:t>
      </w:r>
      <w:r w:rsidR="0056608F">
        <w:rPr>
          <w:rFonts w:cs="Arial"/>
          <w:szCs w:val="24"/>
          <w:lang w:val="en-US"/>
        </w:rPr>
        <w:t>registration weeks, and there seem to be no weeks without any bookings</w:t>
      </w:r>
      <w:r w:rsidR="009D6B83">
        <w:rPr>
          <w:rFonts w:cs="Arial"/>
          <w:szCs w:val="24"/>
          <w:lang w:val="en-US"/>
        </w:rPr>
        <w:t>. It is interesting to note that the weekly booking count did not cross the threshold even once for this dataset, indicating that</w:t>
      </w:r>
      <w:r w:rsidR="000A3AEA">
        <w:rPr>
          <w:rFonts w:cs="Arial"/>
          <w:szCs w:val="24"/>
          <w:lang w:val="en-US"/>
        </w:rPr>
        <w:t xml:space="preserve"> the bookings took place more regularly and did not need to be influenced by an external factor like an advertisement campaign.</w:t>
      </w:r>
      <w:r w:rsidR="004A2C48">
        <w:rPr>
          <w:rFonts w:cs="Arial"/>
          <w:szCs w:val="24"/>
          <w:lang w:val="en-US"/>
        </w:rPr>
        <w:t xml:space="preserve"> So, there were no advertisement </w:t>
      </w:r>
      <w:r w:rsidR="00A9272E">
        <w:rPr>
          <w:rFonts w:cs="Arial"/>
          <w:szCs w:val="24"/>
          <w:lang w:val="en-US"/>
        </w:rPr>
        <w:t>campaigns launched for this conference once the registrations were opened.</w:t>
      </w:r>
    </w:p>
    <w:p w14:paraId="4DEBF629" w14:textId="111A59C3" w:rsidR="000730ED" w:rsidRPr="00A07B13" w:rsidRDefault="000730ED" w:rsidP="00692889">
      <w:pPr>
        <w:rPr>
          <w:rFonts w:cs="Arial"/>
          <w:szCs w:val="24"/>
        </w:rPr>
      </w:pPr>
    </w:p>
    <w:p w14:paraId="68BE8252" w14:textId="37AFDC06" w:rsidR="00CB1025" w:rsidRPr="00A07B13" w:rsidRDefault="00CB1025" w:rsidP="00AD3080">
      <w:pPr>
        <w:jc w:val="center"/>
        <w:rPr>
          <w:rFonts w:cs="Arial"/>
          <w:szCs w:val="24"/>
        </w:rPr>
      </w:pPr>
    </w:p>
    <w:p w14:paraId="1439CACC" w14:textId="77777777" w:rsidR="00CB1025" w:rsidRPr="00A07B13" w:rsidRDefault="00CB1025" w:rsidP="00692889">
      <w:pPr>
        <w:rPr>
          <w:rFonts w:cs="Arial"/>
          <w:szCs w:val="24"/>
        </w:rPr>
      </w:pPr>
    </w:p>
    <w:p w14:paraId="7470620C" w14:textId="77777777" w:rsidR="00025ADA" w:rsidRPr="00A07B13" w:rsidRDefault="00025ADA" w:rsidP="00692889">
      <w:pPr>
        <w:rPr>
          <w:rFonts w:cs="Arial"/>
          <w:szCs w:val="24"/>
        </w:rPr>
      </w:pPr>
    </w:p>
    <w:p w14:paraId="5707C76E" w14:textId="77777777" w:rsidR="00775094" w:rsidRDefault="005D771F" w:rsidP="00335AEA">
      <w:pPr>
        <w:pStyle w:val="Heading3"/>
      </w:pPr>
      <w:bookmarkStart w:id="16" w:name="_Toc160103486"/>
      <w:r w:rsidRPr="003E201D">
        <w:lastRenderedPageBreak/>
        <w:t>NP21</w:t>
      </w:r>
      <w:bookmarkEnd w:id="16"/>
    </w:p>
    <w:p w14:paraId="329595D3" w14:textId="7D86EE3E" w:rsidR="00DC1D6F" w:rsidRDefault="00775094" w:rsidP="00775094">
      <w:r w:rsidRPr="00025ADA">
        <w:rPr>
          <w:noProof/>
        </w:rPr>
        <w:drawing>
          <wp:inline distT="0" distB="0" distL="0" distR="0" wp14:anchorId="71EF6936" wp14:editId="767E3665">
            <wp:extent cx="3891280" cy="2910840"/>
            <wp:effectExtent l="19050" t="19050" r="13970" b="22860"/>
            <wp:docPr id="5122" name="Picture 2" descr="A graph of a number&#10;&#10;Description automatically generated with medium confidence">
              <a:extLst xmlns:a="http://schemas.openxmlformats.org/drawingml/2006/main">
                <a:ext uri="{FF2B5EF4-FFF2-40B4-BE49-F238E27FC236}">
                  <a16:creationId xmlns:a16="http://schemas.microsoft.com/office/drawing/2014/main" id="{C95D3FC9-7A36-1734-46FC-C6483A021FB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2" name="Picture 2" descr="A graph of a number&#10;&#10;Description automatically generated with medium confidence">
                      <a:extLst>
                        <a:ext uri="{FF2B5EF4-FFF2-40B4-BE49-F238E27FC236}">
                          <a16:creationId xmlns:a16="http://schemas.microsoft.com/office/drawing/2014/main" id="{C95D3FC9-7A36-1734-46FC-C6483A021FB9}"/>
                        </a:ext>
                      </a:extLst>
                    </pic:cNvPr>
                    <pic:cNvPicPr>
                      <a:picLocks noGrp="1"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91280" cy="2910840"/>
                    </a:xfrm>
                    <a:prstGeom prst="rect">
                      <a:avLst/>
                    </a:prstGeom>
                    <a:noFill/>
                    <a:ln w="3175">
                      <a:solidFill>
                        <a:schemeClr val="tx1"/>
                      </a:solidFill>
                    </a:ln>
                  </pic:spPr>
                </pic:pic>
              </a:graphicData>
            </a:graphic>
          </wp:inline>
        </w:drawing>
      </w:r>
      <w:r>
        <w:tab/>
      </w:r>
      <w:r>
        <w:tab/>
      </w:r>
      <w:r w:rsidRPr="003E201D">
        <w:rPr>
          <w:noProof/>
        </w:rPr>
        <w:drawing>
          <wp:inline distT="0" distB="0" distL="0" distR="0" wp14:anchorId="7444867B" wp14:editId="216DC93A">
            <wp:extent cx="1878965" cy="3657600"/>
            <wp:effectExtent l="19050" t="19050" r="26035" b="19050"/>
            <wp:docPr id="14867375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52084" cy="3993363"/>
                    </a:xfrm>
                    <a:prstGeom prst="rect">
                      <a:avLst/>
                    </a:prstGeom>
                    <a:noFill/>
                    <a:ln w="3175">
                      <a:solidFill>
                        <a:schemeClr val="tx1"/>
                      </a:solidFill>
                    </a:ln>
                  </pic:spPr>
                </pic:pic>
              </a:graphicData>
            </a:graphic>
          </wp:inline>
        </w:drawing>
      </w:r>
      <w:r w:rsidRPr="003E201D">
        <w:rPr>
          <w:noProof/>
        </w:rPr>
        <w:drawing>
          <wp:inline distT="0" distB="0" distL="0" distR="0" wp14:anchorId="7BC37B15" wp14:editId="755EB66F">
            <wp:extent cx="1879128" cy="3656833"/>
            <wp:effectExtent l="19050" t="19050" r="26035" b="20320"/>
            <wp:docPr id="12052601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1197" cy="3660859"/>
                    </a:xfrm>
                    <a:prstGeom prst="rect">
                      <a:avLst/>
                    </a:prstGeom>
                    <a:noFill/>
                    <a:ln w="3175">
                      <a:solidFill>
                        <a:schemeClr val="tx1"/>
                      </a:solidFill>
                    </a:ln>
                  </pic:spPr>
                </pic:pic>
              </a:graphicData>
            </a:graphic>
          </wp:inline>
        </w:drawing>
      </w:r>
    </w:p>
    <w:p w14:paraId="2AC3632B" w14:textId="60A67A2E" w:rsidR="00AB282D" w:rsidRDefault="004418A8" w:rsidP="00775094">
      <w:r>
        <w:t xml:space="preserve">For the NP21 dataset, it seems clear that the organizers were more proactive and immediately launched advertisement campaigns once they saw the number of bookings in the first week were </w:t>
      </w:r>
      <w:r w:rsidR="002821F0">
        <w:t>low</w:t>
      </w:r>
      <w:r>
        <w:t>.</w:t>
      </w:r>
      <w:r w:rsidR="002821F0">
        <w:t xml:space="preserve"> This seems to have set them back on track to meet their target bookings because after these two advertisement campaigns,</w:t>
      </w:r>
      <w:r w:rsidR="00295DED">
        <w:t xml:space="preserve"> there were several weeks of inactivity and no</w:t>
      </w:r>
      <w:r w:rsidR="000A5821">
        <w:t xml:space="preserve"> further advertisement campaigns were launched, until the very end when yet another advertisement campaign was launched</w:t>
      </w:r>
      <w:r w:rsidR="004704AD">
        <w:t xml:space="preserve">. </w:t>
      </w:r>
      <w:r w:rsidR="00295DED">
        <w:t xml:space="preserve"> </w:t>
      </w:r>
      <w:r w:rsidR="002821F0">
        <w:t xml:space="preserve">  </w:t>
      </w:r>
    </w:p>
    <w:p w14:paraId="3F9CF990" w14:textId="5E058114" w:rsidR="00D45BA0" w:rsidRPr="00A07B13" w:rsidRDefault="00DA361F" w:rsidP="00BE43B0">
      <w:pPr>
        <w:rPr>
          <w:rFonts w:cs="Arial"/>
          <w:szCs w:val="24"/>
        </w:rPr>
      </w:pPr>
      <w:r>
        <w:rPr>
          <w:rFonts w:cs="Arial"/>
          <w:noProof/>
          <w:szCs w:val="24"/>
        </w:rPr>
        <mc:AlternateContent>
          <mc:Choice Requires="wps">
            <w:drawing>
              <wp:anchor distT="0" distB="0" distL="114300" distR="114300" simplePos="0" relativeHeight="251658240" behindDoc="0" locked="0" layoutInCell="1" allowOverlap="1" wp14:anchorId="0ED8397A" wp14:editId="74019437">
                <wp:simplePos x="0" y="0"/>
                <wp:positionH relativeFrom="column">
                  <wp:posOffset>467212</wp:posOffset>
                </wp:positionH>
                <wp:positionV relativeFrom="paragraph">
                  <wp:posOffset>3435350</wp:posOffset>
                </wp:positionV>
                <wp:extent cx="7655442" cy="1796902"/>
                <wp:effectExtent l="0" t="0" r="22225" b="13335"/>
                <wp:wrapNone/>
                <wp:docPr id="1809425647" name="Text Box 3"/>
                <wp:cNvGraphicFramePr/>
                <a:graphic xmlns:a="http://schemas.openxmlformats.org/drawingml/2006/main">
                  <a:graphicData uri="http://schemas.microsoft.com/office/word/2010/wordprocessingShape">
                    <wps:wsp>
                      <wps:cNvSpPr txBox="1"/>
                      <wps:spPr>
                        <a:xfrm>
                          <a:off x="0" y="0"/>
                          <a:ext cx="7655442" cy="1796902"/>
                        </a:xfrm>
                        <a:prstGeom prst="rect">
                          <a:avLst/>
                        </a:prstGeom>
                        <a:solidFill>
                          <a:schemeClr val="lt1"/>
                        </a:solidFill>
                        <a:ln w="6350">
                          <a:solidFill>
                            <a:prstClr val="black"/>
                          </a:solidFill>
                        </a:ln>
                      </wps:spPr>
                      <wps:txbx>
                        <w:txbxContent>
                          <w:p w14:paraId="5F4636C1" w14:textId="000EEDA0" w:rsidR="00DA361F" w:rsidRDefault="00AA2928">
                            <w:r>
                              <w:t xml:space="preserve">This is the graph and table for the NP21 dataset. </w:t>
                            </w:r>
                            <w:r w:rsidR="00AE0EAD">
                              <w:t xml:space="preserve">The first couple of weeks have high bookings which are above the threshold value which shows that a marketing campaign has likely been running. It then drops off and there are very low bookings for </w:t>
                            </w:r>
                            <w:r w:rsidR="00A51917">
                              <w:t xml:space="preserve">most of the weeks after the initial peaks. </w:t>
                            </w:r>
                            <w:r w:rsidR="005E2372">
                              <w:t>Near the end of the regi</w:t>
                            </w:r>
                            <w:r w:rsidR="007A3D7D">
                              <w:t>strati</w:t>
                            </w:r>
                            <w:r w:rsidR="00871572">
                              <w:t xml:space="preserve">on </w:t>
                            </w:r>
                            <w:r w:rsidR="007B2921">
                              <w:t>period the bookings start to climb again and exceed the threshold value once again. This shows there was likely another advert</w:t>
                            </w:r>
                            <w:r w:rsidR="00C024ED">
                              <w:t xml:space="preserve">ising campaign near the end of </w:t>
                            </w:r>
                            <w:r w:rsidR="002A5499">
                              <w:t xml:space="preserve">the </w:t>
                            </w:r>
                            <w:r w:rsidR="00C024ED">
                              <w:t>registration</w:t>
                            </w:r>
                            <w:r w:rsidR="002A5499">
                              <w:t xml:space="preserve"> period</w:t>
                            </w:r>
                            <w:r w:rsidR="00C024E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D8397A" id="Text Box 3" o:spid="_x0000_s1027" type="#_x0000_t202" style="position:absolute;left:0;text-align:left;margin-left:36.8pt;margin-top:270.5pt;width:602.8pt;height:141.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" fillcolor="white [3201]" strokeweight=".5pt">
                <v:textbox>
                  <w:txbxContent>
                    <w:p w14:paraId="5F4636C1" w14:textId="000EEDA0" w:rsidR="00DA361F" w:rsidRDefault="00AA2928">
                      <w:r>
                        <w:t xml:space="preserve">This is the graph and table for the NP21 dataset. </w:t>
                      </w:r>
                      <w:r w:rsidR="00AE0EAD">
                        <w:t xml:space="preserve">The first couple of weeks have high bookings which are above the threshold value which shows that a marketing campaign has likely been running. It then drops off and there are very low bookings for </w:t>
                      </w:r>
                      <w:r w:rsidR="00A51917">
                        <w:t xml:space="preserve">most of the weeks after the initial peaks. </w:t>
                      </w:r>
                      <w:r w:rsidR="005E2372">
                        <w:t>Near the end of the regi</w:t>
                      </w:r>
                      <w:r w:rsidR="007A3D7D">
                        <w:t>strati</w:t>
                      </w:r>
                      <w:r w:rsidR="00871572">
                        <w:t xml:space="preserve">on </w:t>
                      </w:r>
                      <w:r w:rsidR="007B2921">
                        <w:t>period the bookings start to climb again and exceed the threshold value once again. This shows there was likely another advert</w:t>
                      </w:r>
                      <w:r w:rsidR="00C024ED">
                        <w:t xml:space="preserve">ising campaign near the end of </w:t>
                      </w:r>
                      <w:r w:rsidR="002A5499">
                        <w:t xml:space="preserve">the </w:t>
                      </w:r>
                      <w:r w:rsidR="00C024ED">
                        <w:t>registration</w:t>
                      </w:r>
                      <w:r w:rsidR="002A5499">
                        <w:t xml:space="preserve"> period</w:t>
                      </w:r>
                      <w:r w:rsidR="00C024ED">
                        <w:t>.</w:t>
                      </w:r>
                    </w:p>
                  </w:txbxContent>
                </v:textbox>
              </v:shape>
            </w:pict>
          </mc:Fallback>
        </mc:AlternateContent>
      </w:r>
    </w:p>
    <w:p w14:paraId="72B1A512" w14:textId="77777777" w:rsidR="00A501A1" w:rsidRDefault="005D771F" w:rsidP="00BE43B0">
      <w:pPr>
        <w:pStyle w:val="Heading3"/>
      </w:pPr>
      <w:bookmarkStart w:id="17" w:name="_Toc160103487"/>
      <w:r w:rsidRPr="003E201D">
        <w:lastRenderedPageBreak/>
        <w:t>SRM22</w:t>
      </w:r>
      <w:bookmarkEnd w:id="17"/>
    </w:p>
    <w:p w14:paraId="1288F7D4" w14:textId="303B4435" w:rsidR="00DC1D6F" w:rsidRDefault="00A501A1" w:rsidP="00A501A1">
      <w:pPr>
        <w:ind w:left="720"/>
      </w:pPr>
      <w:r w:rsidRPr="004E3FB7">
        <w:rPr>
          <w:noProof/>
        </w:rPr>
        <w:drawing>
          <wp:inline distT="0" distB="0" distL="0" distR="0" wp14:anchorId="183E07F5" wp14:editId="53989CFD">
            <wp:extent cx="4045585" cy="3025775"/>
            <wp:effectExtent l="19050" t="19050" r="12065" b="22225"/>
            <wp:docPr id="7170" name="Picture 2" descr="A graph of a bar graph&#10;&#10;Description automatically generated">
              <a:extLst xmlns:a="http://schemas.openxmlformats.org/drawingml/2006/main">
                <a:ext uri="{FF2B5EF4-FFF2-40B4-BE49-F238E27FC236}">
                  <a16:creationId xmlns:a16="http://schemas.microsoft.com/office/drawing/2014/main" id="{0B766816-2013-674A-6D9C-1978F8DCB05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170" name="Picture 2" descr="A graph of a bar graph&#10;&#10;Description automatically generated">
                      <a:extLst>
                        <a:ext uri="{FF2B5EF4-FFF2-40B4-BE49-F238E27FC236}">
                          <a16:creationId xmlns:a16="http://schemas.microsoft.com/office/drawing/2014/main" id="{0B766816-2013-674A-6D9C-1978F8DCB054}"/>
                        </a:ext>
                      </a:extLst>
                    </pic:cNvPr>
                    <pic:cNvPicPr>
                      <a:picLocks noGrp="1"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45585" cy="3025775"/>
                    </a:xfrm>
                    <a:prstGeom prst="rect">
                      <a:avLst/>
                    </a:prstGeom>
                    <a:noFill/>
                    <a:ln w="3175">
                      <a:solidFill>
                        <a:schemeClr val="tx1"/>
                      </a:solidFill>
                    </a:ln>
                  </pic:spPr>
                </pic:pic>
              </a:graphicData>
            </a:graphic>
          </wp:inline>
        </w:drawing>
      </w:r>
      <w:r>
        <w:tab/>
      </w:r>
      <w:r>
        <w:tab/>
      </w:r>
      <w:r>
        <w:tab/>
      </w:r>
      <w:r w:rsidR="006B1E2E" w:rsidRPr="00E62E1F">
        <w:rPr>
          <w:noProof/>
        </w:rPr>
        <w:drawing>
          <wp:inline distT="0" distB="0" distL="0" distR="0" wp14:anchorId="0DB2A004" wp14:editId="7A1C809B">
            <wp:extent cx="2239647" cy="3022320"/>
            <wp:effectExtent l="19050" t="19050" r="27305" b="26035"/>
            <wp:docPr id="13" name="Content Placeholder 12">
              <a:extLst xmlns:a="http://schemas.openxmlformats.org/drawingml/2006/main">
                <a:ext uri="{FF2B5EF4-FFF2-40B4-BE49-F238E27FC236}">
                  <a16:creationId xmlns:a16="http://schemas.microsoft.com/office/drawing/2014/main" id="{AEC1E0BE-D599-E0A3-5FB7-5E4C2565ED8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12">
                      <a:extLst>
                        <a:ext uri="{FF2B5EF4-FFF2-40B4-BE49-F238E27FC236}">
                          <a16:creationId xmlns:a16="http://schemas.microsoft.com/office/drawing/2014/main" id="{AEC1E0BE-D599-E0A3-5FB7-5E4C2565ED88}"/>
                        </a:ext>
                      </a:extLst>
                    </pic:cNvPr>
                    <pic:cNvPicPr>
                      <a:picLocks noGrp="1"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246356" cy="3031373"/>
                    </a:xfrm>
                    <a:prstGeom prst="rect">
                      <a:avLst/>
                    </a:prstGeom>
                    <a:ln w="3175">
                      <a:solidFill>
                        <a:schemeClr val="tx1"/>
                      </a:solidFill>
                    </a:ln>
                  </pic:spPr>
                </pic:pic>
              </a:graphicData>
            </a:graphic>
          </wp:inline>
        </w:drawing>
      </w:r>
    </w:p>
    <w:p w14:paraId="1F6F1E38" w14:textId="7C444FD5" w:rsidR="00C95A79" w:rsidRPr="00994955" w:rsidRDefault="00D620A1" w:rsidP="00692889">
      <w:pPr>
        <w:rPr>
          <w:lang w:val="en-US"/>
        </w:rPr>
      </w:pPr>
      <w:r>
        <w:rPr>
          <w:lang w:val="en-US"/>
        </w:rPr>
        <w:t>For the SRM22 dataset, the organizers again seemed to be proactive and launched an additional campaign as early as the second week of the registration timeline. Afterwards, no further advertising campaigns were launched, indicating that the target bookings were achieved well before the event date.</w:t>
      </w:r>
    </w:p>
    <w:p w14:paraId="3155BCE7" w14:textId="77777777" w:rsidR="00C95A79" w:rsidRDefault="00C95A79" w:rsidP="00692889">
      <w:pPr>
        <w:rPr>
          <w:rFonts w:cs="Arial"/>
          <w:b/>
          <w:bCs/>
          <w:szCs w:val="24"/>
        </w:rPr>
      </w:pPr>
    </w:p>
    <w:p w14:paraId="53AD3575" w14:textId="77777777" w:rsidR="00C95A79" w:rsidRDefault="00C95A79" w:rsidP="00692889">
      <w:pPr>
        <w:rPr>
          <w:rFonts w:cs="Arial"/>
          <w:b/>
          <w:bCs/>
          <w:szCs w:val="24"/>
        </w:rPr>
      </w:pPr>
    </w:p>
    <w:p w14:paraId="756C8493" w14:textId="77777777" w:rsidR="00C95A79" w:rsidRDefault="00C95A79" w:rsidP="00692889">
      <w:pPr>
        <w:rPr>
          <w:rFonts w:cs="Arial"/>
          <w:b/>
          <w:bCs/>
          <w:szCs w:val="24"/>
        </w:rPr>
      </w:pPr>
    </w:p>
    <w:p w14:paraId="71F26880" w14:textId="77777777" w:rsidR="00CE1A8B" w:rsidRDefault="005D771F" w:rsidP="0081631F">
      <w:pPr>
        <w:pStyle w:val="Heading3"/>
      </w:pPr>
      <w:bookmarkStart w:id="18" w:name="_Toc160103488"/>
      <w:r w:rsidRPr="003E201D">
        <w:lastRenderedPageBreak/>
        <w:t>SRM23</w:t>
      </w:r>
      <w:bookmarkEnd w:id="18"/>
    </w:p>
    <w:p w14:paraId="5DFD6389" w14:textId="332BADB0" w:rsidR="00B84B33" w:rsidRDefault="00CE1A8B" w:rsidP="00D42F8F">
      <w:pPr>
        <w:ind w:firstLine="720"/>
        <w:rPr>
          <w:b/>
        </w:rPr>
      </w:pPr>
      <w:r w:rsidRPr="00771B42">
        <w:rPr>
          <w:rFonts w:cs="Arial"/>
          <w:noProof/>
          <w:szCs w:val="24"/>
        </w:rPr>
        <w:drawing>
          <wp:inline distT="0" distB="0" distL="0" distR="0" wp14:anchorId="2350B9FE" wp14:editId="581909C5">
            <wp:extent cx="3874135" cy="2898140"/>
            <wp:effectExtent l="19050" t="19050" r="12065" b="16510"/>
            <wp:docPr id="6146" name="Picture 2" descr="A graph of blue and white bars&#10;&#10;Description automatically generated with medium confidence">
              <a:extLst xmlns:a="http://schemas.openxmlformats.org/drawingml/2006/main">
                <a:ext uri="{FF2B5EF4-FFF2-40B4-BE49-F238E27FC236}">
                  <a16:creationId xmlns:a16="http://schemas.microsoft.com/office/drawing/2014/main" id="{002F7057-82F2-7292-67E8-F5CD23E7734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descr="A graph of blue and white bars&#10;&#10;Description automatically generated with medium confidence">
                      <a:extLst>
                        <a:ext uri="{FF2B5EF4-FFF2-40B4-BE49-F238E27FC236}">
                          <a16:creationId xmlns:a16="http://schemas.microsoft.com/office/drawing/2014/main" id="{002F7057-82F2-7292-67E8-F5CD23E77346}"/>
                        </a:ext>
                      </a:extLst>
                    </pic:cNvPr>
                    <pic:cNvPicPr>
                      <a:picLocks noGrp="1"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74135" cy="2898140"/>
                    </a:xfrm>
                    <a:prstGeom prst="rect">
                      <a:avLst/>
                    </a:prstGeom>
                    <a:noFill/>
                    <a:ln w="3175">
                      <a:solidFill>
                        <a:schemeClr val="tx1"/>
                      </a:solidFill>
                    </a:ln>
                  </pic:spPr>
                </pic:pic>
              </a:graphicData>
            </a:graphic>
          </wp:inline>
        </w:drawing>
      </w:r>
      <w:r>
        <w:rPr>
          <w:b/>
        </w:rPr>
        <w:tab/>
      </w:r>
      <w:r>
        <w:rPr>
          <w:b/>
        </w:rPr>
        <w:tab/>
      </w:r>
      <w:r w:rsidR="008F172B" w:rsidRPr="003E201D">
        <w:rPr>
          <w:b/>
        </w:rPr>
        <w:t xml:space="preserve"> </w:t>
      </w:r>
      <w:r w:rsidR="00D42F8F">
        <w:rPr>
          <w:b/>
        </w:rPr>
        <w:tab/>
      </w:r>
      <w:r w:rsidR="0050265C" w:rsidRPr="005736DF">
        <w:rPr>
          <w:noProof/>
        </w:rPr>
        <w:drawing>
          <wp:inline distT="0" distB="0" distL="0" distR="0" wp14:anchorId="005AD70A" wp14:editId="0C89463A">
            <wp:extent cx="1749098" cy="2924567"/>
            <wp:effectExtent l="19050" t="19050" r="22860" b="9525"/>
            <wp:docPr id="2001160897" name="Content Placeholder 10">
              <a:extLst xmlns:a="http://schemas.openxmlformats.org/drawingml/2006/main">
                <a:ext uri="{FF2B5EF4-FFF2-40B4-BE49-F238E27FC236}">
                  <a16:creationId xmlns:a16="http://schemas.microsoft.com/office/drawing/2014/main" id="{4C34755E-574D-4B01-5AEC-92FCA8DA876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4C34755E-574D-4B01-5AEC-92FCA8DA8769}"/>
                        </a:ext>
                      </a:extLst>
                    </pic:cNvPr>
                    <pic:cNvPicPr>
                      <a:picLocks noGrp="1"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759076" cy="2941250"/>
                    </a:xfrm>
                    <a:prstGeom prst="rect">
                      <a:avLst/>
                    </a:prstGeom>
                    <a:ln w="3175">
                      <a:solidFill>
                        <a:schemeClr val="tx1"/>
                      </a:solidFill>
                    </a:ln>
                  </pic:spPr>
                </pic:pic>
              </a:graphicData>
            </a:graphic>
          </wp:inline>
        </w:drawing>
      </w:r>
    </w:p>
    <w:p w14:paraId="0E02D09B" w14:textId="29146BDC" w:rsidR="005E1C8C" w:rsidRPr="00AE49B1" w:rsidRDefault="00603459" w:rsidP="00DF0ABF">
      <w:pPr>
        <w:sectPr w:rsidR="005E1C8C" w:rsidRPr="00AE49B1" w:rsidSect="00035CFF">
          <w:pgSz w:w="16838" w:h="11906" w:orient="landscape"/>
          <w:pgMar w:top="1440" w:right="1440" w:bottom="1440" w:left="1440" w:header="709" w:footer="709" w:gutter="0"/>
          <w:cols w:space="708"/>
          <w:docGrid w:linePitch="360"/>
        </w:sectPr>
      </w:pPr>
      <w:r>
        <w:t xml:space="preserve">In the SRM23 file, the pre-launch advertisement campaign seems to have failed, leading to </w:t>
      </w:r>
      <w:r w:rsidR="006F1CF4">
        <w:t xml:space="preserve">almost no bookings in the first few weeks. The </w:t>
      </w:r>
      <w:r w:rsidR="00414B26">
        <w:t xml:space="preserve">organizers </w:t>
      </w:r>
      <w:r w:rsidR="00200B49">
        <w:t xml:space="preserve">therefore launched an advertisement campaign soon enough to </w:t>
      </w:r>
      <w:r w:rsidR="0058410A">
        <w:t>increase the booking count, and a second one a few weeks later.</w:t>
      </w:r>
    </w:p>
    <w:p w14:paraId="743E928B" w14:textId="351D5675" w:rsidR="0095557B" w:rsidRPr="002B2329" w:rsidRDefault="00D63550" w:rsidP="00FA6567">
      <w:pPr>
        <w:pStyle w:val="Heading2"/>
        <w:rPr>
          <w:lang w:val="en-US"/>
        </w:rPr>
      </w:pPr>
      <w:bookmarkStart w:id="19" w:name="_Toc160103489"/>
      <w:r>
        <w:rPr>
          <w:lang w:val="en-US"/>
        </w:rPr>
        <w:lastRenderedPageBreak/>
        <w:t xml:space="preserve">General </w:t>
      </w:r>
      <w:r w:rsidR="0095557B" w:rsidRPr="3CEB7F6B">
        <w:rPr>
          <w:lang w:val="en-US"/>
        </w:rPr>
        <w:t>Observations</w:t>
      </w:r>
      <w:bookmarkEnd w:id="19"/>
    </w:p>
    <w:p w14:paraId="3D025D71" w14:textId="4D02A868" w:rsidR="0095557B" w:rsidRDefault="00D63550" w:rsidP="00692889">
      <w:pPr>
        <w:rPr>
          <w:rFonts w:cs="Arial"/>
          <w:szCs w:val="24"/>
          <w:lang w:val="en-US"/>
        </w:rPr>
      </w:pPr>
      <w:r>
        <w:rPr>
          <w:rFonts w:cs="Arial"/>
          <w:szCs w:val="24"/>
          <w:lang w:val="en-US"/>
        </w:rPr>
        <w:t>T</w:t>
      </w:r>
      <w:r w:rsidR="00A61786">
        <w:rPr>
          <w:rFonts w:cs="Arial"/>
          <w:szCs w:val="24"/>
          <w:lang w:val="en-US"/>
        </w:rPr>
        <w:t>he analysis of the graphical representation of weekly booking count date for each file</w:t>
      </w:r>
      <w:r>
        <w:rPr>
          <w:rFonts w:cs="Arial"/>
          <w:szCs w:val="24"/>
          <w:lang w:val="en-US"/>
        </w:rPr>
        <w:t xml:space="preserve"> reveals that there</w:t>
      </w:r>
      <w:r w:rsidR="00504906">
        <w:rPr>
          <w:rFonts w:cs="Arial"/>
          <w:szCs w:val="24"/>
          <w:lang w:val="en-US"/>
        </w:rPr>
        <w:t xml:space="preserve"> are many weeks that are above the threshold value. These weeks are </w:t>
      </w:r>
      <w:r w:rsidR="00DA43D3">
        <w:rPr>
          <w:rFonts w:cs="Arial"/>
          <w:szCs w:val="24"/>
          <w:lang w:val="en-US"/>
        </w:rPr>
        <w:t>assumed to have had</w:t>
      </w:r>
      <w:r w:rsidR="0011767C">
        <w:rPr>
          <w:rFonts w:cs="Arial"/>
          <w:szCs w:val="24"/>
          <w:lang w:val="en-US"/>
        </w:rPr>
        <w:t xml:space="preserve"> a marketing </w:t>
      </w:r>
      <w:r w:rsidR="00982541">
        <w:rPr>
          <w:rFonts w:cs="Arial"/>
          <w:szCs w:val="24"/>
          <w:lang w:val="en-US"/>
        </w:rPr>
        <w:t xml:space="preserve">campaign </w:t>
      </w:r>
      <w:r w:rsidR="00D24F39">
        <w:rPr>
          <w:rFonts w:cs="Arial"/>
          <w:szCs w:val="24"/>
          <w:lang w:val="en-US"/>
        </w:rPr>
        <w:t>active</w:t>
      </w:r>
      <w:r w:rsidR="00613672">
        <w:rPr>
          <w:rFonts w:cs="Arial"/>
          <w:szCs w:val="24"/>
          <w:lang w:val="en-US"/>
        </w:rPr>
        <w:t xml:space="preserve">. Any peaks below the threshold value </w:t>
      </w:r>
      <w:r>
        <w:rPr>
          <w:rFonts w:cs="Arial"/>
          <w:szCs w:val="24"/>
          <w:lang w:val="en-US"/>
        </w:rPr>
        <w:t>are</w:t>
      </w:r>
      <w:r w:rsidR="00613672">
        <w:rPr>
          <w:rFonts w:cs="Arial"/>
          <w:szCs w:val="24"/>
          <w:lang w:val="en-US"/>
        </w:rPr>
        <w:t xml:space="preserve"> random spikes and not </w:t>
      </w:r>
      <w:r>
        <w:rPr>
          <w:rFonts w:cs="Arial"/>
          <w:szCs w:val="24"/>
          <w:lang w:val="en-US"/>
        </w:rPr>
        <w:t xml:space="preserve">attributable to </w:t>
      </w:r>
      <w:r w:rsidR="00613672">
        <w:rPr>
          <w:rFonts w:cs="Arial"/>
          <w:szCs w:val="24"/>
          <w:lang w:val="en-US"/>
        </w:rPr>
        <w:t>a</w:t>
      </w:r>
      <w:r w:rsidR="00D24F39">
        <w:rPr>
          <w:rFonts w:cs="Arial"/>
          <w:szCs w:val="24"/>
          <w:lang w:val="en-US"/>
        </w:rPr>
        <w:t>n</w:t>
      </w:r>
      <w:r w:rsidR="00613672">
        <w:rPr>
          <w:rFonts w:cs="Arial"/>
          <w:szCs w:val="24"/>
          <w:lang w:val="en-US"/>
        </w:rPr>
        <w:t xml:space="preserve"> </w:t>
      </w:r>
      <w:r w:rsidR="00D24F39">
        <w:rPr>
          <w:rFonts w:cs="Arial"/>
          <w:szCs w:val="24"/>
          <w:lang w:val="en-US"/>
        </w:rPr>
        <w:t>advertisement</w:t>
      </w:r>
      <w:r w:rsidR="00613672">
        <w:rPr>
          <w:rFonts w:cs="Arial"/>
          <w:szCs w:val="24"/>
          <w:lang w:val="en-US"/>
        </w:rPr>
        <w:t xml:space="preserve"> campaign.</w:t>
      </w:r>
    </w:p>
    <w:p w14:paraId="7CC1335C" w14:textId="54F69211" w:rsidR="00B32837" w:rsidRPr="000E540D" w:rsidRDefault="00D63550" w:rsidP="00692889">
      <w:pPr>
        <w:rPr>
          <w:rFonts w:cs="Arial"/>
          <w:szCs w:val="24"/>
          <w:lang w:val="en-US"/>
        </w:rPr>
      </w:pPr>
      <w:r>
        <w:rPr>
          <w:rFonts w:cs="Arial"/>
          <w:szCs w:val="24"/>
          <w:lang w:val="en-US"/>
        </w:rPr>
        <w:t xml:space="preserve">Tabular data for Z scores for each week was also attached to </w:t>
      </w:r>
      <w:r w:rsidR="00256B2B">
        <w:rPr>
          <w:rFonts w:cs="Arial"/>
          <w:szCs w:val="24"/>
          <w:lang w:val="en-US"/>
        </w:rPr>
        <w:t xml:space="preserve">give an indication of how much the booking count of each week deviates from the mean booking count. </w:t>
      </w:r>
      <w:r w:rsidR="0049107C">
        <w:rPr>
          <w:rFonts w:cs="Arial"/>
          <w:szCs w:val="24"/>
          <w:lang w:val="en-US"/>
        </w:rPr>
        <w:t>Z</w:t>
      </w:r>
      <w:r w:rsidR="00256B2B">
        <w:rPr>
          <w:rFonts w:cs="Arial"/>
          <w:szCs w:val="24"/>
          <w:lang w:val="en-US"/>
        </w:rPr>
        <w:t xml:space="preserve"> s</w:t>
      </w:r>
      <w:r w:rsidR="0049107C">
        <w:rPr>
          <w:rFonts w:cs="Arial"/>
          <w:szCs w:val="24"/>
          <w:lang w:val="en-US"/>
        </w:rPr>
        <w:t>core</w:t>
      </w:r>
      <w:r w:rsidR="00256B2B">
        <w:rPr>
          <w:rFonts w:cs="Arial"/>
          <w:szCs w:val="24"/>
          <w:lang w:val="en-US"/>
        </w:rPr>
        <w:t>s</w:t>
      </w:r>
      <w:r w:rsidR="0049107C">
        <w:rPr>
          <w:rFonts w:cs="Arial"/>
          <w:szCs w:val="24"/>
          <w:lang w:val="en-US"/>
        </w:rPr>
        <w:t xml:space="preserve"> above </w:t>
      </w:r>
      <w:r w:rsidR="009E50B9">
        <w:rPr>
          <w:rFonts w:cs="Arial"/>
          <w:szCs w:val="24"/>
          <w:lang w:val="en-US"/>
        </w:rPr>
        <w:t>the threshold are highlighted in red.</w:t>
      </w:r>
      <w:r w:rsidR="00A90166">
        <w:rPr>
          <w:rFonts w:cs="Arial"/>
          <w:szCs w:val="24"/>
          <w:lang w:val="en-US"/>
        </w:rPr>
        <w:t xml:space="preserve"> </w:t>
      </w:r>
      <w:r w:rsidR="00256B2B">
        <w:rPr>
          <w:rFonts w:cs="Arial"/>
          <w:szCs w:val="24"/>
          <w:lang w:val="en-US"/>
        </w:rPr>
        <w:t>T</w:t>
      </w:r>
      <w:r w:rsidR="00A90166">
        <w:rPr>
          <w:rFonts w:cs="Arial"/>
          <w:szCs w:val="24"/>
          <w:lang w:val="en-US"/>
        </w:rPr>
        <w:t>he values for the threshold, mean and standard deviation</w:t>
      </w:r>
      <w:r w:rsidR="00256B2B">
        <w:rPr>
          <w:rFonts w:cs="Arial"/>
          <w:szCs w:val="24"/>
          <w:lang w:val="en-US"/>
        </w:rPr>
        <w:t xml:space="preserve"> </w:t>
      </w:r>
      <w:r w:rsidR="00B858FC">
        <w:rPr>
          <w:rFonts w:cs="Arial"/>
          <w:szCs w:val="24"/>
          <w:lang w:val="en-US"/>
        </w:rPr>
        <w:t>are also included in the tabular data for each file</w:t>
      </w:r>
      <w:r w:rsidR="00A90166">
        <w:rPr>
          <w:rFonts w:cs="Arial"/>
          <w:szCs w:val="24"/>
          <w:lang w:val="en-US"/>
        </w:rPr>
        <w:t xml:space="preserve">. </w:t>
      </w:r>
    </w:p>
    <w:p w14:paraId="22C66603" w14:textId="331AACDD" w:rsidR="00B32837" w:rsidRPr="004F29E6" w:rsidRDefault="004F29E6" w:rsidP="004F29E6">
      <w:pPr>
        <w:spacing w:after="160" w:line="259" w:lineRule="auto"/>
        <w:jc w:val="left"/>
      </w:pPr>
      <w:r>
        <w:br w:type="page"/>
      </w:r>
    </w:p>
    <w:p w14:paraId="3E2D7E12" w14:textId="77777777" w:rsidR="00015FBD" w:rsidRDefault="00015FBD" w:rsidP="004471D9">
      <w:pPr>
        <w:pStyle w:val="Heading1"/>
        <w:rPr>
          <w:lang w:val="en-US"/>
        </w:rPr>
      </w:pPr>
      <w:bookmarkStart w:id="20" w:name="_Toc160103490"/>
      <w:r w:rsidRPr="00983C48">
        <w:rPr>
          <w:lang w:val="en-US"/>
        </w:rPr>
        <w:lastRenderedPageBreak/>
        <w:t>COMPARATIVE STUDY OF PREDICTION MODELS</w:t>
      </w:r>
      <w:bookmarkEnd w:id="20"/>
    </w:p>
    <w:p w14:paraId="1A02909E" w14:textId="602313FB" w:rsidR="002975BE" w:rsidRDefault="002975BE" w:rsidP="00034491">
      <w:pPr>
        <w:pStyle w:val="Heading2"/>
      </w:pPr>
      <w:bookmarkStart w:id="21" w:name="_Toc160103491"/>
      <w:r>
        <w:t>Introduction</w:t>
      </w:r>
      <w:bookmarkEnd w:id="21"/>
    </w:p>
    <w:p w14:paraId="089800FD" w14:textId="64CF2677" w:rsidR="002975BE" w:rsidRPr="002975BE" w:rsidRDefault="002975BE" w:rsidP="002975BE">
      <w:r>
        <w:t>To be able to make a well-informed decision abou</w:t>
      </w:r>
      <w:r w:rsidR="008028B1">
        <w:t>t the choice of machine learning model to use for the application, different options need to be explored.</w:t>
      </w:r>
      <w:r w:rsidR="00D9247D">
        <w:t xml:space="preserve"> </w:t>
      </w:r>
      <w:r w:rsidR="00AE31F0">
        <w:t>A</w:t>
      </w:r>
      <w:r w:rsidR="00D9247D">
        <w:t>n initial literature review</w:t>
      </w:r>
      <w:r w:rsidR="00B639E7">
        <w:t xml:space="preserve"> was conducted to check which models may be viable for </w:t>
      </w:r>
      <w:r w:rsidR="00367D71">
        <w:t>the specific tasks needed in this project</w:t>
      </w:r>
      <w:r w:rsidR="00265134">
        <w:t xml:space="preserve">. These models were then </w:t>
      </w:r>
      <w:r w:rsidR="005533A4">
        <w:t>explored in detail and implemented to compare the results and select the best option for the application.</w:t>
      </w:r>
    </w:p>
    <w:p w14:paraId="0AA90906" w14:textId="4722B83B" w:rsidR="00034491" w:rsidRDefault="00A54262" w:rsidP="00034491">
      <w:pPr>
        <w:pStyle w:val="Heading2"/>
      </w:pPr>
      <w:bookmarkStart w:id="22" w:name="_Toc160103492"/>
      <w:r w:rsidRPr="00486652">
        <w:t>Literature Review</w:t>
      </w:r>
      <w:bookmarkEnd w:id="22"/>
    </w:p>
    <w:p w14:paraId="59522408" w14:textId="0891B397" w:rsidR="00EA248B" w:rsidRPr="00EA248B" w:rsidRDefault="00EA248B" w:rsidP="00EA248B">
      <w:r>
        <w:t xml:space="preserve">Before implementing a model, it is important to review the literature to get a better understanding of the model and </w:t>
      </w:r>
      <w:r w:rsidR="0095578E">
        <w:t>how it works. This will enable effective implementation of the model and a</w:t>
      </w:r>
      <w:r w:rsidR="0054170A">
        <w:t>n expectation of how it might perform.</w:t>
      </w:r>
    </w:p>
    <w:p w14:paraId="270DD302" w14:textId="77777777" w:rsidR="00015FBD" w:rsidRPr="00983C48" w:rsidRDefault="00015FBD" w:rsidP="00A72938">
      <w:pPr>
        <w:pStyle w:val="Heading3"/>
      </w:pPr>
      <w:bookmarkStart w:id="23" w:name="_Toc160103493"/>
      <w:r w:rsidRPr="00983C48">
        <w:t>Regression Models</w:t>
      </w:r>
      <w:bookmarkEnd w:id="23"/>
    </w:p>
    <w:p w14:paraId="5864C207" w14:textId="77777777" w:rsidR="00015FBD" w:rsidRPr="00015FBD" w:rsidRDefault="00015FBD" w:rsidP="00A732D4">
      <w:pPr>
        <w:rPr>
          <w:rFonts w:cs="Arial"/>
          <w:szCs w:val="24"/>
          <w:lang w:val="en-US"/>
        </w:rPr>
      </w:pPr>
      <w:r w:rsidRPr="00015FBD">
        <w:rPr>
          <w:rFonts w:cs="Arial"/>
          <w:szCs w:val="24"/>
          <w:lang w:val="en-US"/>
        </w:rPr>
        <w:t xml:space="preserve">Regression models are an example of supervised learning algorithms. They are trained using labelled datasets to study and map relationships between independent and dependent variables. </w:t>
      </w:r>
    </w:p>
    <w:p w14:paraId="2C745944" w14:textId="2664E925" w:rsidR="00015FBD" w:rsidRPr="00015FBD" w:rsidRDefault="00015FBD" w:rsidP="00A732D4">
      <w:pPr>
        <w:rPr>
          <w:rFonts w:cs="Arial"/>
          <w:lang w:val="en-US"/>
        </w:rPr>
      </w:pPr>
      <w:r w:rsidRPr="4B29A619">
        <w:rPr>
          <w:rFonts w:cs="Arial"/>
          <w:lang w:val="en-US"/>
        </w:rPr>
        <w:t>Once the mapping is achieved using sufficient training data, these models can then predict the dependent variables based on new values of the independent variables.  Some popular regression models are discussed below.</w:t>
      </w:r>
      <w:r w:rsidR="008C5130" w:rsidRPr="4B29A619">
        <w:rPr>
          <w:rFonts w:cs="Arial"/>
          <w:lang w:val="en-US"/>
        </w:rPr>
        <w:t xml:space="preserve"> </w:t>
      </w:r>
      <w:sdt>
        <w:sdtPr>
          <w:rPr>
            <w:rFonts w:cs="Arial"/>
            <w:highlight w:val="white"/>
            <w:lang w:val="en-US"/>
          </w:rPr>
          <w:alias w:val="Citation"/>
          <w:tag w:val="{&quot;referencesIds&quot;:[&quot;doc:65e061a8a8bb3c0679d85d05&quot;],&quot;referencesOptions&quot;:{&quot;doc:65e061a8a8bb3c0679d85d05&quot;:{&quot;author&quot;:true,&quot;year&quot;:true,&quot;pageReplace&quot;:&quot;&quot;,&quot;prefix&quot;:&quot;&quot;,&quot;suffix&quot;:&quot;&quot;}},&quot;hasBrokenReferences&quot;:false,&quot;hasManualEdits&quot;:false,&quot;citationType&quot;:&quot;inline&quot;}"/>
          <w:id w:val="1431322349"/>
          <w:placeholder>
            <w:docPart w:val="964BF20E47C243A793F309C03B425ED5"/>
          </w:placeholder>
        </w:sdtPr>
        <w:sdtContent>
          <w:r w:rsidR="008C5130">
            <w:rPr>
              <w:rFonts w:eastAsia="Times New Roman" w:cs="Arial"/>
              <w:color w:val="000000"/>
            </w:rPr>
            <w:t>(Gallo, 2015)</w:t>
          </w:r>
        </w:sdtContent>
      </w:sdt>
    </w:p>
    <w:p w14:paraId="06914D90" w14:textId="77777777" w:rsidR="00015FBD" w:rsidRPr="00034491" w:rsidRDefault="00015FBD" w:rsidP="00CD703B">
      <w:pPr>
        <w:pStyle w:val="Heading4"/>
      </w:pPr>
      <w:r w:rsidRPr="00034491">
        <w:t>Linear Regression</w:t>
      </w:r>
    </w:p>
    <w:p w14:paraId="0F594836" w14:textId="70EAB890" w:rsidR="00015FBD" w:rsidRPr="00015FBD" w:rsidRDefault="00015FBD" w:rsidP="00A732D4">
      <w:pPr>
        <w:rPr>
          <w:rFonts w:cs="Arial"/>
          <w:lang w:val="en-US"/>
        </w:rPr>
      </w:pPr>
      <w:r w:rsidRPr="4B29A619">
        <w:rPr>
          <w:rFonts w:cs="Arial"/>
          <w:lang w:val="en-US"/>
        </w:rPr>
        <w:t xml:space="preserve">Linear regression is a statistical technique used to estimate the relationship between a dependent and one or more independent variables. A straight line, represented by the equation y = mx + c + e , is used to model the relationship between the independent and dependent variables. In the equation, m represents the slope, c is the intercept, and e is the error term. </w:t>
      </w:r>
      <w:r w:rsidR="008C5130" w:rsidRPr="4B29A619">
        <w:rPr>
          <w:rFonts w:cs="Arial"/>
          <w:lang w:val="en-US"/>
        </w:rPr>
        <w:t xml:space="preserve"> </w:t>
      </w:r>
      <w:sdt>
        <w:sdtPr>
          <w:rPr>
            <w:rFonts w:cs="Arial"/>
            <w:highlight w:val="white"/>
            <w:lang w:val="en-US"/>
          </w:rPr>
          <w:alias w:val="Citation"/>
          <w:tag w:val="{&quot;referencesIds&quot;:[&quot;doc:65e0625fa6bb07026e37b510&quot;],&quot;referencesOptions&quot;:{&quot;doc:65e0625fa6bb07026e37b510&quot;:{&quot;author&quot;:true,&quot;year&quot;:true,&quot;pageReplace&quot;:&quot;&quot;,&quot;prefix&quot;:&quot;&quot;,&quot;suffix&quot;:&quot;&quot;}},&quot;hasBrokenReferences&quot;:false,&quot;hasManualEdits&quot;:false,&quot;citationType&quot;:&quot;inline&quot;}"/>
          <w:id w:val="-61879138"/>
          <w:placeholder>
            <w:docPart w:val="7D3075F3C3004AC088028F0B05175F79"/>
          </w:placeholder>
        </w:sdtPr>
        <w:sdtContent>
          <w:r w:rsidR="008C5130">
            <w:rPr>
              <w:rFonts w:eastAsia="Times New Roman" w:cs="Arial"/>
              <w:color w:val="000000"/>
            </w:rPr>
            <w:t>(Panchotia &amp; Rajat, 2020)</w:t>
          </w:r>
        </w:sdtContent>
      </w:sdt>
    </w:p>
    <w:p w14:paraId="6F33EA40" w14:textId="615363F4" w:rsidR="00015FBD" w:rsidRPr="00015FBD" w:rsidRDefault="00015FBD" w:rsidP="00A732D4">
      <w:pPr>
        <w:rPr>
          <w:rFonts w:cs="Arial"/>
          <w:lang w:val="en-US"/>
        </w:rPr>
      </w:pPr>
      <w:r w:rsidRPr="4B29A619">
        <w:rPr>
          <w:rFonts w:cs="Arial"/>
          <w:lang w:val="en-US"/>
        </w:rPr>
        <w:t xml:space="preserve">The objective of linear regression is to find the linear relationship between the variables that best fits the data. Linear regression is performed to generalize the relationship between the variables, allowing the model to predict values of the dependent variable based on new input values of the independent variables. </w:t>
      </w:r>
      <w:r w:rsidR="002D07B1" w:rsidRPr="4B29A619">
        <w:rPr>
          <w:rFonts w:cs="Arial"/>
          <w:lang w:val="en-US"/>
        </w:rPr>
        <w:t xml:space="preserve"> </w:t>
      </w:r>
      <w:sdt>
        <w:sdtPr>
          <w:rPr>
            <w:rFonts w:cs="Arial"/>
            <w:highlight w:val="white"/>
            <w:lang w:val="en-US"/>
          </w:rPr>
          <w:alias w:val="Citation"/>
          <w:tag w:val="{&quot;referencesIds&quot;:[&quot;doc:65e062ce792b4f5a87702c59&quot;],&quot;referencesOptions&quot;:{&quot;doc:65e062ce792b4f5a87702c59&quot;:{&quot;author&quot;:true,&quot;year&quot;:true,&quot;pageReplace&quot;:&quot;&quot;,&quot;prefix&quot;:&quot;&quot;,&quot;suffix&quot;:&quot;&quot;}},&quot;hasBrokenReferences&quot;:false,&quot;hasManualEdits&quot;:false,&quot;citationType&quot;:&quot;inline&quot;}"/>
          <w:id w:val="943812259"/>
          <w:placeholder>
            <w:docPart w:val="088C428594084A47860819A1FA87AD96"/>
          </w:placeholder>
        </w:sdtPr>
        <w:sdtContent>
          <w:r w:rsidR="002D07B1">
            <w:rPr>
              <w:rFonts w:eastAsia="Times New Roman" w:cs="Arial"/>
              <w:color w:val="000000"/>
            </w:rPr>
            <w:t>(Ogunleye, 2022)</w:t>
          </w:r>
        </w:sdtContent>
      </w:sdt>
    </w:p>
    <w:p w14:paraId="35AE80A7" w14:textId="77777777" w:rsidR="00015FBD" w:rsidRPr="00015FBD" w:rsidRDefault="00015FBD" w:rsidP="00A732D4">
      <w:pPr>
        <w:rPr>
          <w:rFonts w:cs="Arial"/>
          <w:szCs w:val="24"/>
          <w:lang w:val="en-US"/>
        </w:rPr>
      </w:pPr>
      <w:r w:rsidRPr="00015FBD">
        <w:rPr>
          <w:rFonts w:cs="Arial"/>
          <w:szCs w:val="24"/>
          <w:lang w:val="en-US"/>
        </w:rPr>
        <w:lastRenderedPageBreak/>
        <w:t>A popular optimization approach for linear regression models is the Ordinary Least Squares (OLS) regression. The goal of this approach is to find the values of the regression coefficients (m and c) such that the sum of squared differences between the predicted and observed values is minimized.</w:t>
      </w:r>
    </w:p>
    <w:p w14:paraId="028A53A0" w14:textId="09EEED2B" w:rsidR="00015FBD" w:rsidRPr="00015FBD" w:rsidRDefault="00015FBD" w:rsidP="00A732D4">
      <w:pPr>
        <w:rPr>
          <w:rFonts w:cs="Arial"/>
          <w:lang w:val="en-US"/>
        </w:rPr>
      </w:pPr>
      <w:r w:rsidRPr="4B29A619">
        <w:rPr>
          <w:rFonts w:cs="Arial"/>
          <w:lang w:val="en-US"/>
        </w:rPr>
        <w:t xml:space="preserve">Linear regression is a popular prediction model because it is simple and easy to understand. It is computationally efficient and can therefore handle large datasets. If the relationship between variables is close to linear, linear regression can effectively make predictions. </w:t>
      </w:r>
      <w:r w:rsidR="003368D6" w:rsidRPr="4B29A619">
        <w:rPr>
          <w:rFonts w:cs="Arial"/>
          <w:lang w:val="en-US"/>
        </w:rPr>
        <w:t>OLS provides</w:t>
      </w:r>
      <w:r w:rsidRPr="4B29A619">
        <w:rPr>
          <w:rFonts w:cs="Arial"/>
          <w:lang w:val="en-US"/>
        </w:rPr>
        <w:t xml:space="preserve"> the best linear unbiased estimates of the regression coefficients. </w:t>
      </w:r>
      <w:sdt>
        <w:sdtPr>
          <w:rPr>
            <w:rFonts w:cs="Arial"/>
            <w:highlight w:val="white"/>
            <w:lang w:val="en-US"/>
          </w:rPr>
          <w:alias w:val="Citation"/>
          <w:tag w:val="{&quot;referencesIds&quot;:[&quot;doc:65e0631eb5e4bd7f9e72cd1c&quot;],&quot;referencesOptions&quot;:{&quot;doc:65e0631eb5e4bd7f9e72cd1c&quot;:{&quot;author&quot;:true,&quot;year&quot;:true,&quot;pageReplace&quot;:&quot;&quot;,&quot;prefix&quot;:&quot;&quot;,&quot;suffix&quot;:&quot;&quot;}},&quot;hasBrokenReferences&quot;:false,&quot;hasManualEdits&quot;:false,&quot;citationType&quot;:&quot;inline&quot;}"/>
          <w:id w:val="1056903772"/>
          <w:placeholder>
            <w:docPart w:val="F01F918BF495477B9904C44A6AE07F4D"/>
          </w:placeholder>
        </w:sdtPr>
        <w:sdtContent>
          <w:r w:rsidR="002D07B1">
            <w:rPr>
              <w:rFonts w:eastAsia="Times New Roman" w:cs="Arial"/>
              <w:color w:val="000000"/>
            </w:rPr>
            <w:t>(Satyavishnumolakala, 2020)</w:t>
          </w:r>
        </w:sdtContent>
      </w:sdt>
    </w:p>
    <w:p w14:paraId="0FB6C325" w14:textId="77777777" w:rsidR="00015FBD" w:rsidRPr="00015FBD" w:rsidRDefault="00015FBD" w:rsidP="00A732D4">
      <w:pPr>
        <w:rPr>
          <w:rFonts w:cs="Arial"/>
          <w:szCs w:val="24"/>
          <w:lang w:val="en-US"/>
        </w:rPr>
      </w:pPr>
      <w:r w:rsidRPr="00015FBD">
        <w:rPr>
          <w:rFonts w:cs="Arial"/>
          <w:szCs w:val="24"/>
          <w:lang w:val="en-US"/>
        </w:rPr>
        <w:t>This model assumes a linear relationship between the variables, so, in cases where this is not true, this model cannot capture the relationship properly. It may be too simplistic for some real-world applications and is highly sensitive to outliers in the data. This model also assumes homoscedasticity (i.e. it assumes variance remains same across the data). OLS linear regression may also overfit the training data if the dataset is not sufficiently large.</w:t>
      </w:r>
    </w:p>
    <w:p w14:paraId="716927C0" w14:textId="77777777" w:rsidR="00015FBD" w:rsidRPr="0098368B" w:rsidRDefault="00015FBD" w:rsidP="00AB7932">
      <w:pPr>
        <w:pStyle w:val="Heading4"/>
      </w:pPr>
      <w:r w:rsidRPr="0098368B">
        <w:t>Elastic Net Regression</w:t>
      </w:r>
    </w:p>
    <w:p w14:paraId="6A26E244" w14:textId="77777777" w:rsidR="00015FBD" w:rsidRPr="00015FBD" w:rsidRDefault="00015FBD" w:rsidP="00A732D4">
      <w:pPr>
        <w:rPr>
          <w:rFonts w:cs="Arial"/>
          <w:szCs w:val="24"/>
          <w:lang w:val="en-US"/>
        </w:rPr>
      </w:pPr>
      <w:r w:rsidRPr="00015FBD">
        <w:rPr>
          <w:rFonts w:cs="Arial"/>
          <w:szCs w:val="24"/>
          <w:lang w:val="en-US"/>
        </w:rPr>
        <w:t xml:space="preserve">Elastic Net regression is a linear regression model that incorporates both the L1 (Lasso) and L2 (Ridge) regularization penalties to improve the OLS linear regression model. </w:t>
      </w:r>
    </w:p>
    <w:p w14:paraId="70C32BBC" w14:textId="77777777" w:rsidR="00015FBD" w:rsidRPr="00015FBD" w:rsidRDefault="00015FBD" w:rsidP="00A732D4">
      <w:pPr>
        <w:rPr>
          <w:rFonts w:cs="Arial"/>
          <w:szCs w:val="24"/>
          <w:lang w:val="en-US"/>
        </w:rPr>
      </w:pPr>
      <w:r w:rsidRPr="00015FBD">
        <w:rPr>
          <w:rFonts w:cs="Arial"/>
          <w:szCs w:val="24"/>
          <w:lang w:val="en-US"/>
        </w:rPr>
        <w:t xml:space="preserve">Elastic net strikes a balance between the variable selection aspect of Lasso and the regularization and stability features of Ridge regression. This way, it addresses some of the shortcomings of the individual Ridge and Lasso regression </w:t>
      </w:r>
      <w:commentRangeStart w:id="24"/>
      <w:r w:rsidRPr="00015FBD">
        <w:rPr>
          <w:rFonts w:cs="Arial"/>
          <w:szCs w:val="24"/>
          <w:lang w:val="en-US"/>
        </w:rPr>
        <w:t xml:space="preserve">algorithms </w:t>
      </w:r>
      <w:commentRangeEnd w:id="24"/>
      <w:r w:rsidR="000604DC">
        <w:rPr>
          <w:rStyle w:val="CommentReference"/>
        </w:rPr>
        <w:commentReference w:id="24"/>
      </w:r>
      <w:r w:rsidRPr="00015FBD">
        <w:rPr>
          <w:rFonts w:cs="Arial"/>
          <w:szCs w:val="24"/>
          <w:lang w:val="en-US"/>
        </w:rPr>
        <w:t>.</w:t>
      </w:r>
    </w:p>
    <w:p w14:paraId="0A71ADC2" w14:textId="77777777" w:rsidR="00015FBD" w:rsidRPr="00015FBD" w:rsidRDefault="00015FBD" w:rsidP="00A732D4">
      <w:pPr>
        <w:rPr>
          <w:rFonts w:cs="Arial"/>
          <w:szCs w:val="24"/>
          <w:lang w:val="en-US"/>
        </w:rPr>
      </w:pPr>
      <w:r w:rsidRPr="00015FBD">
        <w:rPr>
          <w:rFonts w:cs="Arial"/>
          <w:szCs w:val="24"/>
          <w:lang w:val="en-US"/>
        </w:rPr>
        <w:t xml:space="preserve">The cost function of elastic net regression is a combination of the OLS term and the L1 and L2 regularization terms. The model attempts to determine the values of coefficients (hyperparameters) which would minimize the cost function. </w:t>
      </w:r>
    </w:p>
    <w:p w14:paraId="462392AA" w14:textId="0BE0AA93" w:rsidR="00015FBD" w:rsidRPr="00015FBD" w:rsidRDefault="00015FBD" w:rsidP="00A732D4">
      <w:pPr>
        <w:rPr>
          <w:rFonts w:cs="Arial"/>
          <w:lang w:val="en-US"/>
        </w:rPr>
      </w:pPr>
      <w:r w:rsidRPr="4B29A619">
        <w:rPr>
          <w:rFonts w:cs="Arial"/>
          <w:lang w:val="en-US"/>
        </w:rPr>
        <w:t xml:space="preserve">Elastic Net regression offers the benefits of variable selection, stability, and robustness, and it can handle multicollinearity between the predictors. On the other hand, the incorporation of additional hyperparameters increases complexity of the model and necessitates careful tuning. The addition of the regularization terms also adds to the computational cost of the model. </w:t>
      </w:r>
      <w:r w:rsidR="00854412" w:rsidRPr="4B29A619">
        <w:rPr>
          <w:rFonts w:cs="Arial"/>
          <w:lang w:val="en-US"/>
        </w:rPr>
        <w:t xml:space="preserve"> </w:t>
      </w:r>
      <w:sdt>
        <w:sdtPr>
          <w:rPr>
            <w:rFonts w:cs="Arial"/>
            <w:highlight w:val="white"/>
            <w:lang w:val="en-US"/>
          </w:rPr>
          <w:alias w:val="Citation"/>
          <w:tag w:val="{&quot;referencesIds&quot;:[&quot;doc:65e065cea35092419ea32293&quot;],&quot;referencesOptions&quot;:{&quot;doc:65e065cea35092419ea32293&quot;:{&quot;author&quot;:true,&quot;year&quot;:true,&quot;pageReplace&quot;:&quot;&quot;,&quot;prefix&quot;:&quot;&quot;,&quot;suffix&quot;:&quot;&quot;}},&quot;hasBrokenReferences&quot;:false,&quot;hasManualEdits&quot;:false,&quot;citationType&quot;:&quot;inline&quot;}"/>
          <w:id w:val="1242914083"/>
          <w:placeholder>
            <w:docPart w:val="6DDA7CC306484AA68DB3E415058B39E3"/>
          </w:placeholder>
        </w:sdtPr>
        <w:sdtContent>
          <w:r w:rsidR="00854412">
            <w:rPr>
              <w:rFonts w:eastAsia="Times New Roman" w:cs="Arial"/>
              <w:color w:val="000000"/>
            </w:rPr>
            <w:t>(Dhumne &amp; Shruti, 2023)</w:t>
          </w:r>
        </w:sdtContent>
      </w:sdt>
    </w:p>
    <w:p w14:paraId="5DBE5D85" w14:textId="77777777" w:rsidR="00015FBD" w:rsidRPr="0098368B" w:rsidRDefault="00015FBD" w:rsidP="00D53D0F">
      <w:pPr>
        <w:pStyle w:val="Heading4"/>
      </w:pPr>
      <w:r w:rsidRPr="0098368B">
        <w:lastRenderedPageBreak/>
        <w:t>Decision Tree Regression</w:t>
      </w:r>
    </w:p>
    <w:p w14:paraId="6B16A862" w14:textId="77777777" w:rsidR="00015FBD" w:rsidRPr="00015FBD" w:rsidRDefault="00015FBD" w:rsidP="00A732D4">
      <w:pPr>
        <w:rPr>
          <w:rFonts w:cs="Arial"/>
          <w:szCs w:val="24"/>
          <w:lang w:val="en-US"/>
        </w:rPr>
      </w:pPr>
      <w:r w:rsidRPr="00015FBD">
        <w:rPr>
          <w:rFonts w:cs="Arial"/>
          <w:szCs w:val="24"/>
          <w:lang w:val="en-US"/>
        </w:rPr>
        <w:t xml:space="preserve">Decision Trees can also be used to perform regression. A decision tree regression model can estimate a target variable on the basis of one or more independent features. This model uses the values of the features to recursively divide the dataset into subsets. </w:t>
      </w:r>
    </w:p>
    <w:p w14:paraId="5F46951C" w14:textId="5C9C23EA" w:rsidR="00015FBD" w:rsidRPr="00015FBD" w:rsidRDefault="00015FBD" w:rsidP="00A732D4">
      <w:pPr>
        <w:rPr>
          <w:rFonts w:cs="Arial"/>
          <w:lang w:val="en-US"/>
        </w:rPr>
      </w:pPr>
      <w:r w:rsidRPr="4B29A619">
        <w:rPr>
          <w:rFonts w:cs="Arial"/>
          <w:lang w:val="en-US"/>
        </w:rPr>
        <w:t>The entire dataset is represented by the root node, decision nodes represent the splits based on feature values, and leaf nodes are the terminal nodes which represent predicted values.</w:t>
      </w:r>
      <w:r w:rsidR="00854412" w:rsidRPr="4B29A619">
        <w:rPr>
          <w:rFonts w:cs="Arial"/>
          <w:lang w:val="en-US"/>
        </w:rPr>
        <w:t xml:space="preserve"> </w:t>
      </w:r>
      <w:r w:rsidR="004264B0" w:rsidRPr="4B29A619">
        <w:rPr>
          <w:rFonts w:cs="Arial"/>
          <w:lang w:val="en-US"/>
        </w:rPr>
        <w:t xml:space="preserve"> </w:t>
      </w:r>
      <w:sdt>
        <w:sdtPr>
          <w:rPr>
            <w:rFonts w:cs="Arial"/>
            <w:highlight w:val="white"/>
            <w:lang w:val="en-US"/>
          </w:rPr>
          <w:alias w:val="Citation"/>
          <w:tag w:val="{&quot;referencesIds&quot;:[&quot;doc:65e0664b7f9df61afad27b27&quot;],&quot;referencesOptions&quot;:{&quot;doc:65e0664b7f9df61afad27b27&quot;:{&quot;author&quot;:true,&quot;year&quot;:true,&quot;pageReplace&quot;:&quot;&quot;,&quot;prefix&quot;:&quot;&quot;,&quot;suffix&quot;:&quot;&quot;}},&quot;hasBrokenReferences&quot;:false,&quot;hasManualEdits&quot;:false,&quot;citationType&quot;:&quot;inline&quot;}"/>
          <w:id w:val="619112634"/>
          <w:placeholder>
            <w:docPart w:val="0F3DB1F89DF44FA4B20977EC47755CF3"/>
          </w:placeholder>
        </w:sdtPr>
        <w:sdtContent>
          <w:r w:rsidR="005966C5">
            <w:rPr>
              <w:rFonts w:eastAsia="Times New Roman" w:cs="Arial"/>
              <w:color w:val="000000"/>
            </w:rPr>
            <w:t>(</w:t>
          </w:r>
          <w:r w:rsidR="005966C5">
            <w:rPr>
              <w:rFonts w:eastAsia="Times New Roman" w:cs="Arial"/>
              <w:i/>
              <w:color w:val="000000"/>
            </w:rPr>
            <w:t xml:space="preserve">What is a Decision Tree? </w:t>
          </w:r>
          <w:r w:rsidR="005966C5">
            <w:rPr>
              <w:rFonts w:eastAsia="Times New Roman" w:cs="Arial"/>
              <w:color w:val="000000"/>
            </w:rPr>
            <w:t>)</w:t>
          </w:r>
        </w:sdtContent>
      </w:sdt>
      <w:r w:rsidRPr="4B29A619">
        <w:rPr>
          <w:rFonts w:cs="Arial"/>
          <w:lang w:val="en-US"/>
        </w:rPr>
        <w:t xml:space="preserve">  </w:t>
      </w:r>
    </w:p>
    <w:p w14:paraId="31D34763" w14:textId="18416C44" w:rsidR="00015FBD" w:rsidRPr="00015FBD" w:rsidRDefault="00015FBD" w:rsidP="00A732D4">
      <w:pPr>
        <w:rPr>
          <w:rFonts w:cs="Arial"/>
          <w:lang w:val="en-US"/>
        </w:rPr>
      </w:pPr>
      <w:r w:rsidRPr="4B29A619">
        <w:rPr>
          <w:rFonts w:cs="Arial"/>
          <w:lang w:val="en-US"/>
        </w:rPr>
        <w:t xml:space="preserve">Decision trees are usually constructed from the top down; at every node, the data is split based on the feature values. This way, child nodes are created, and a tree-like structure is created. This process continues until the stopping conditions are met. These conditions may be maximum samples per leaf node, maximum depth, etc . </w:t>
      </w:r>
      <w:r w:rsidR="00D57F93" w:rsidRPr="4B29A619">
        <w:rPr>
          <w:rFonts w:cs="Arial"/>
          <w:lang w:val="en-US"/>
        </w:rPr>
        <w:t xml:space="preserve"> </w:t>
      </w:r>
      <w:sdt>
        <w:sdtPr>
          <w:rPr>
            <w:rFonts w:cs="Arial"/>
            <w:highlight w:val="white"/>
            <w:lang w:val="en-US"/>
          </w:rPr>
          <w:alias w:val="Citation"/>
          <w:tag w:val="{&quot;referencesIds&quot;:[&quot;doc:65e066cd8486486e37e4a7d8&quot;],&quot;referencesOptions&quot;:{&quot;doc:65e066cd8486486e37e4a7d8&quot;:{&quot;author&quot;:true,&quot;year&quot;:true,&quot;pageReplace&quot;:&quot;&quot;,&quot;prefix&quot;:&quot;&quot;,&quot;suffix&quot;:&quot;&quot;}},&quot;hasBrokenReferences&quot;:false,&quot;hasManualEdits&quot;:false,&quot;citationType&quot;:&quot;inline&quot;}"/>
          <w:id w:val="-1225903467"/>
          <w:placeholder>
            <w:docPart w:val="427520C64B60429E82165BB1B3CFE4B8"/>
          </w:placeholder>
        </w:sdtPr>
        <w:sdtContent>
          <w:r w:rsidR="00FF2FD8">
            <w:rPr>
              <w:rFonts w:eastAsia="Times New Roman" w:cs="Arial"/>
              <w:color w:val="000000"/>
            </w:rPr>
            <w:t>(The Click Reader, 2021)</w:t>
          </w:r>
        </w:sdtContent>
      </w:sdt>
    </w:p>
    <w:p w14:paraId="1166703E" w14:textId="1B4A0A53" w:rsidR="00015FBD" w:rsidRPr="00015FBD" w:rsidRDefault="00015FBD" w:rsidP="00A732D4">
      <w:pPr>
        <w:rPr>
          <w:rFonts w:cs="Arial"/>
          <w:lang w:val="en-US"/>
        </w:rPr>
      </w:pPr>
      <w:r w:rsidRPr="4B29A619">
        <w:rPr>
          <w:rFonts w:cs="Arial"/>
          <w:lang w:val="en-US"/>
        </w:rPr>
        <w:t>Decision trees make no assumptions of linearity in the variable relationships and can capture the non-linearity in these relationships. They are also robust to outliers in the data and are easy to visualize and understand.</w:t>
      </w:r>
      <w:r w:rsidR="00267E13" w:rsidRPr="4B29A619">
        <w:rPr>
          <w:rFonts w:cs="Arial"/>
          <w:lang w:val="en-US"/>
        </w:rPr>
        <w:t xml:space="preserve">  </w:t>
      </w:r>
      <w:sdt>
        <w:sdtPr>
          <w:rPr>
            <w:rFonts w:cs="Arial"/>
            <w:highlight w:val="white"/>
            <w:lang w:val="en-US"/>
          </w:rPr>
          <w:alias w:val="Citation"/>
          <w:tag w:val="{&quot;referencesIds&quot;:[&quot;doc:65e06720d6860a04c70c2c4c&quot;],&quot;referencesOptions&quot;:{&quot;doc:65e06720d6860a04c70c2c4c&quot;:{&quot;author&quot;:true,&quot;year&quot;:true,&quot;pageReplace&quot;:&quot;&quot;,&quot;prefix&quot;:&quot;&quot;,&quot;suffix&quot;:&quot;&quot;}},&quot;hasBrokenReferences&quot;:false,&quot;hasManualEdits&quot;:false,&quot;citationType&quot;:&quot;inline&quot;}"/>
          <w:id w:val="-1467429496"/>
          <w:placeholder>
            <w:docPart w:val="537A5422C87041EE8051D877C502C225"/>
          </w:placeholder>
        </w:sdtPr>
        <w:sdtContent>
          <w:r w:rsidR="000946F2">
            <w:rPr>
              <w:rFonts w:eastAsia="Times New Roman" w:cs="Arial"/>
              <w:color w:val="000000"/>
            </w:rPr>
            <w:t>(Penkel &amp; Engin, 2019)</w:t>
          </w:r>
        </w:sdtContent>
      </w:sdt>
    </w:p>
    <w:p w14:paraId="30443311" w14:textId="2F6C22A9" w:rsidR="00B32837" w:rsidRDefault="00015FBD" w:rsidP="00A732D4">
      <w:pPr>
        <w:rPr>
          <w:rFonts w:cs="Arial"/>
          <w:szCs w:val="24"/>
          <w:lang w:val="en-US"/>
        </w:rPr>
      </w:pPr>
      <w:r w:rsidRPr="00015FBD">
        <w:rPr>
          <w:rFonts w:cs="Arial"/>
          <w:szCs w:val="24"/>
          <w:lang w:val="en-US"/>
        </w:rPr>
        <w:t>However, this model can be prone to overfitting if the tree is deep. It is also unstable and small changes in the dataset can lead to different tree structures. Another factor to consider is that decision trees make locally optimal decisions, but these may not result in a globally optimal model.</w:t>
      </w:r>
    </w:p>
    <w:p w14:paraId="4367F2EF" w14:textId="0FF8DDC8" w:rsidR="00B32837" w:rsidRDefault="009B5DA4" w:rsidP="00EA2DB6">
      <w:pPr>
        <w:pStyle w:val="Heading3"/>
      </w:pPr>
      <w:bookmarkStart w:id="25" w:name="_Toc160103494"/>
      <w:r>
        <w:t>Time-Series Models</w:t>
      </w:r>
      <w:bookmarkEnd w:id="25"/>
    </w:p>
    <w:p w14:paraId="073BA8EC" w14:textId="77777777" w:rsidR="00152FF6" w:rsidRDefault="00BE5B37" w:rsidP="00BE5B37">
      <w:pPr>
        <w:rPr>
          <w:rFonts w:cs="Arial"/>
          <w:szCs w:val="24"/>
        </w:rPr>
      </w:pPr>
      <w:r w:rsidRPr="00185701">
        <w:rPr>
          <w:rFonts w:cs="Arial"/>
          <w:szCs w:val="24"/>
        </w:rPr>
        <w:t xml:space="preserve">A time series is a series of data points indexed in time order. Most commonly, a time series is a sequence taken at successive equally spaced points in time. Time series analysis has two main goals. </w:t>
      </w:r>
    </w:p>
    <w:p w14:paraId="3A8E4B17" w14:textId="2A1908B1" w:rsidR="00BE5B37" w:rsidRPr="00185701" w:rsidRDefault="00BE5B37" w:rsidP="00BE5B37">
      <w:pPr>
        <w:rPr>
          <w:rFonts w:cs="Arial"/>
        </w:rPr>
      </w:pPr>
      <w:r w:rsidRPr="4B29A619">
        <w:rPr>
          <w:rFonts w:cs="Arial"/>
        </w:rPr>
        <w:t xml:space="preserve">First, it's about modelling the random processes that are behind the patterns we see in data collected over time. Second, it's used to make predictions about future data points based on the past data and possibly other related information. In simpler terms, it's like trying to understand the story behind a sequence of events and using that understanding to guess what comes next. </w:t>
      </w:r>
      <w:sdt>
        <w:sdtPr>
          <w:rPr>
            <w:rFonts w:cs="Arial"/>
            <w:highlight w:val="white"/>
          </w:rPr>
          <w:alias w:val="Citation"/>
          <w:tag w:val="{&quot;referencesIds&quot;:[&quot;doc:65e0684e12e8a85f68f73b47&quot;],&quot;referencesOptions&quot;:{&quot;doc:65e0684e12e8a85f68f73b47&quot;:{&quot;author&quot;:true,&quot;year&quot;:true,&quot;pageReplace&quot;:&quot;&quot;,&quot;prefix&quot;:&quot;&quot;,&quot;suffix&quot;:&quot;&quot;}},&quot;hasBrokenReferences&quot;:false,&quot;hasManualEdits&quot;:false,&quot;citationType&quot;:&quot;inline&quot;}"/>
          <w:id w:val="-1103488488"/>
          <w:placeholder>
            <w:docPart w:val="8C33902B3C3A4FC183D5677C05CACC29"/>
          </w:placeholder>
        </w:sdtPr>
        <w:sdtContent>
          <w:r w:rsidR="000946F2">
            <w:rPr>
              <w:rFonts w:eastAsia="Times New Roman" w:cs="Arial"/>
              <w:color w:val="000000"/>
            </w:rPr>
            <w:t>(D.Cryer &amp; Jonathan, 2008)</w:t>
          </w:r>
        </w:sdtContent>
      </w:sdt>
      <w:r w:rsidRPr="4B29A619">
        <w:rPr>
          <w:rFonts w:cs="Arial"/>
        </w:rPr>
        <w:t xml:space="preserve"> </w:t>
      </w:r>
    </w:p>
    <w:p w14:paraId="7FE387F8" w14:textId="5AA9B92D" w:rsidR="00BE5B37" w:rsidRPr="00185701" w:rsidRDefault="00BE5B37" w:rsidP="00BE5B37">
      <w:pPr>
        <w:rPr>
          <w:rFonts w:cs="Arial"/>
          <w:szCs w:val="24"/>
        </w:rPr>
      </w:pPr>
      <w:r w:rsidRPr="00185701">
        <w:rPr>
          <w:rFonts w:cs="Arial"/>
          <w:szCs w:val="24"/>
        </w:rPr>
        <w:lastRenderedPageBreak/>
        <w:t xml:space="preserve">Examples of </w:t>
      </w:r>
      <w:r w:rsidR="00F365F7">
        <w:rPr>
          <w:rFonts w:cs="Arial"/>
          <w:szCs w:val="24"/>
        </w:rPr>
        <w:t xml:space="preserve">cases where a </w:t>
      </w:r>
      <w:r w:rsidRPr="00185701">
        <w:rPr>
          <w:rFonts w:cs="Arial"/>
          <w:szCs w:val="24"/>
        </w:rPr>
        <w:t>time series</w:t>
      </w:r>
      <w:r w:rsidR="00476A87">
        <w:rPr>
          <w:rFonts w:cs="Arial"/>
          <w:szCs w:val="24"/>
        </w:rPr>
        <w:t xml:space="preserve"> </w:t>
      </w:r>
      <w:r w:rsidR="00F365F7">
        <w:rPr>
          <w:rFonts w:cs="Arial"/>
          <w:szCs w:val="24"/>
        </w:rPr>
        <w:t xml:space="preserve">model may be used </w:t>
      </w:r>
      <w:r w:rsidR="00476A87">
        <w:rPr>
          <w:rFonts w:cs="Arial"/>
          <w:szCs w:val="24"/>
        </w:rPr>
        <w:t>include</w:t>
      </w:r>
      <w:r w:rsidRPr="00185701">
        <w:rPr>
          <w:rFonts w:cs="Arial"/>
          <w:szCs w:val="24"/>
        </w:rPr>
        <w:t xml:space="preserve"> annual rainfall in an area, monthly average temperatures in an area, monthly sales of a product, GDP etc. </w:t>
      </w:r>
    </w:p>
    <w:p w14:paraId="0BBAF7E9" w14:textId="188D1D7B" w:rsidR="00BE5B37" w:rsidRPr="00185701" w:rsidRDefault="00675562" w:rsidP="679CC951">
      <w:pPr>
        <w:rPr>
          <w:rFonts w:cs="Arial"/>
        </w:rPr>
      </w:pPr>
      <w:r>
        <w:rPr>
          <w:rFonts w:cs="Arial"/>
        </w:rPr>
        <w:t xml:space="preserve">Time series offers the advantages of </w:t>
      </w:r>
      <w:r w:rsidR="1A6E6B7D" w:rsidRPr="679CC951">
        <w:rPr>
          <w:rFonts w:cs="Arial"/>
        </w:rPr>
        <w:t>prediction/forecasting data with a time element, helps in monitoring features such as variability, seasonality and trends in data and helps to draw conclusions on data</w:t>
      </w:r>
      <w:r w:rsidR="5871BEF2" w:rsidRPr="679CC951">
        <w:rPr>
          <w:rFonts w:cs="Arial"/>
        </w:rPr>
        <w:t>.</w:t>
      </w:r>
      <w:r w:rsidR="00A62314">
        <w:rPr>
          <w:rFonts w:cs="Arial"/>
        </w:rPr>
        <w:t xml:space="preserve">  </w:t>
      </w:r>
      <w:sdt>
        <w:sdtPr>
          <w:rPr>
            <w:rFonts w:cs="Arial"/>
            <w:highlight w:val="white"/>
          </w:rPr>
          <w:alias w:val="Citation"/>
          <w:tag w:val="{&quot;referencesIds&quot;:[&quot;doc:65e06880b5e4bd7f9e72cd90&quot;],&quot;referencesOptions&quot;:{&quot;doc:65e06880b5e4bd7f9e72cd90&quot;:{&quot;author&quot;:true,&quot;year&quot;:true,&quot;pageReplace&quot;:&quot;&quot;,&quot;prefix&quot;:&quot;&quot;,&quot;suffix&quot;:&quot;&quot;}},&quot;hasBrokenReferences&quot;:false,&quot;hasManualEdits&quot;:false,&quot;citationType&quot;:&quot;inline&quot;}"/>
          <w:id w:val="-2091003149"/>
          <w:placeholder>
            <w:docPart w:val="5C5962185FC4457E8F3A3C7C4CB19D82"/>
          </w:placeholder>
        </w:sdtPr>
        <w:sdtContent>
          <w:r w:rsidR="00A62314">
            <w:rPr>
              <w:rFonts w:eastAsia="Times New Roman" w:cs="Arial"/>
              <w:color w:val="000000"/>
            </w:rPr>
            <w:t>(Bhattacharyya, 2023)</w:t>
          </w:r>
        </w:sdtContent>
      </w:sdt>
    </w:p>
    <w:p w14:paraId="0D42D0DC" w14:textId="73ED71B9" w:rsidR="00BE5B37" w:rsidRPr="003E1739" w:rsidRDefault="00BE5B37" w:rsidP="003459C5">
      <w:pPr>
        <w:pStyle w:val="Heading4"/>
      </w:pPr>
      <w:r w:rsidRPr="003E1739">
        <w:t xml:space="preserve">ARIMA  </w:t>
      </w:r>
    </w:p>
    <w:p w14:paraId="57533DB8" w14:textId="7346DF39" w:rsidR="00BE5B37" w:rsidRPr="00185701" w:rsidRDefault="00BE5B37" w:rsidP="00BE5B37">
      <w:pPr>
        <w:rPr>
          <w:rFonts w:cs="Arial"/>
        </w:rPr>
      </w:pPr>
      <w:r w:rsidRPr="4B29A619">
        <w:rPr>
          <w:rFonts w:cs="Arial"/>
        </w:rPr>
        <w:t xml:space="preserve">The Autoregressive Integrated Moving Average Model, or ARIMA, is a more advanced version of the ARMA model. It combines two approaches: Autoregressive (AR), which predicts future values based on past values, and Moving Average (MA), which uses past forecast errors. Together, these make a model that can analyse and predict trends over time. As acronym indicates, ARIMA (p, d, q) captures the key elements of the model: </w:t>
      </w:r>
      <w:r w:rsidR="009860F7" w:rsidRPr="4B29A619">
        <w:rPr>
          <w:rFonts w:cs="Arial"/>
        </w:rPr>
        <w:t xml:space="preserve"> </w:t>
      </w:r>
      <w:sdt>
        <w:sdtPr>
          <w:rPr>
            <w:rFonts w:cs="Arial"/>
            <w:highlight w:val="white"/>
          </w:rPr>
          <w:alias w:val="Citation"/>
          <w:tag w:val="{&quot;referencesIds&quot;:[&quot;doc:65e068e412e8a85f68f73b5a&quot;],&quot;referencesOptions&quot;:{&quot;doc:65e068e412e8a85f68f73b5a&quot;:{&quot;author&quot;:true,&quot;year&quot;:true,&quot;pageReplace&quot;:&quot;&quot;,&quot;prefix&quot;:&quot;&quot;,&quot;suffix&quot;:&quot;&quot;}},&quot;hasBrokenReferences&quot;:false,&quot;hasManualEdits&quot;:false,&quot;citationType&quot;:&quot;inline&quot;}"/>
          <w:id w:val="2112002107"/>
          <w:placeholder>
            <w:docPart w:val="3F7C5C6265C64383851668938F41BB49"/>
          </w:placeholder>
        </w:sdtPr>
        <w:sdtContent>
          <w:r w:rsidR="009860F7">
            <w:rPr>
              <w:rFonts w:eastAsia="Times New Roman" w:cs="Arial"/>
              <w:color w:val="000000"/>
            </w:rPr>
            <w:t>(S. Siami-Namini et al., 2018)</w:t>
          </w:r>
        </w:sdtContent>
      </w:sdt>
    </w:p>
    <w:p w14:paraId="2F73A5B8" w14:textId="1AF50365" w:rsidR="00BE5B37" w:rsidRPr="00185701" w:rsidRDefault="1A6E6B7D" w:rsidP="679CC951">
      <w:pPr>
        <w:rPr>
          <w:rFonts w:cs="Arial"/>
        </w:rPr>
      </w:pPr>
      <w:r w:rsidRPr="679CC951">
        <w:rPr>
          <w:rFonts w:cs="Arial"/>
        </w:rPr>
        <w:t>Autoregression</w:t>
      </w:r>
      <w:r w:rsidR="001B5174">
        <w:rPr>
          <w:rFonts w:cs="Arial"/>
        </w:rPr>
        <w:t xml:space="preserve"> (AR)</w:t>
      </w:r>
      <w:r w:rsidRPr="679CC951">
        <w:rPr>
          <w:rFonts w:cs="Arial"/>
        </w:rPr>
        <w:t xml:space="preserve"> is a type of model that predicts future data points by looking at past ones. It examines how current values are related to previous values (called lagged observations) up to a certain number (p). </w:t>
      </w:r>
    </w:p>
    <w:p w14:paraId="02A95093" w14:textId="01D12A31" w:rsidR="00BE5B37" w:rsidRPr="00185701" w:rsidRDefault="1A6E6B7D" w:rsidP="679CC951">
      <w:pPr>
        <w:rPr>
          <w:rFonts w:cs="Arial"/>
        </w:rPr>
      </w:pPr>
      <w:r w:rsidRPr="679CC951">
        <w:rPr>
          <w:rFonts w:cs="Arial"/>
        </w:rPr>
        <w:t xml:space="preserve">Integrated </w:t>
      </w:r>
      <w:r w:rsidR="00380049">
        <w:rPr>
          <w:rFonts w:cs="Arial"/>
        </w:rPr>
        <w:t xml:space="preserve">(I) </w:t>
      </w:r>
      <w:r w:rsidRPr="679CC951">
        <w:rPr>
          <w:rFonts w:cs="Arial"/>
        </w:rPr>
        <w:t>refers to making a time series stable (</w:t>
      </w:r>
      <w:r w:rsidR="5A7130A9" w:rsidRPr="679CC951">
        <w:rPr>
          <w:rFonts w:cs="Arial"/>
        </w:rPr>
        <w:t>stationary) over</w:t>
      </w:r>
      <w:r w:rsidRPr="679CC951">
        <w:rPr>
          <w:rFonts w:cs="Arial"/>
        </w:rPr>
        <w:t xml:space="preserve"> time by calculating the differences between data points at various times (d). This helps in preparing the series for accurate forecasting. </w:t>
      </w:r>
      <w:r w:rsidR="009860F7">
        <w:rPr>
          <w:rFonts w:cs="Arial"/>
        </w:rPr>
        <w:t xml:space="preserve"> </w:t>
      </w:r>
      <w:sdt>
        <w:sdtPr>
          <w:rPr>
            <w:rFonts w:cs="Arial"/>
            <w:highlight w:val="white"/>
          </w:rPr>
          <w:alias w:val="Citation"/>
          <w:tag w:val="{&quot;referencesIds&quot;:[&quot;doc:65e06914a35092419ea3230c&quot;],&quot;referencesOptions&quot;:{&quot;doc:65e06914a35092419ea3230c&quot;:{&quot;author&quot;:true,&quot;year&quot;:true,&quot;pageReplace&quot;:&quot;&quot;,&quot;prefix&quot;:&quot;&quot;,&quot;suffix&quot;:&quot;&quot;}},&quot;hasBrokenReferences&quot;:false,&quot;hasManualEdits&quot;:false,&quot;citationType&quot;:&quot;inline&quot;}"/>
          <w:id w:val="-2086367402"/>
          <w:placeholder>
            <w:docPart w:val="31D5E62535CD4269BF13FA3FE3B2B1F3"/>
          </w:placeholder>
        </w:sdtPr>
        <w:sdtContent>
          <w:r w:rsidR="009860F7">
            <w:rPr>
              <w:rFonts w:eastAsia="Times New Roman" w:cs="Arial"/>
              <w:color w:val="000000"/>
            </w:rPr>
            <w:t>(Etienne, 2019)</w:t>
          </w:r>
        </w:sdtContent>
      </w:sdt>
    </w:p>
    <w:p w14:paraId="3484CAE1" w14:textId="105070E4" w:rsidR="00BE5B37" w:rsidRPr="00185701" w:rsidRDefault="1A6E6B7D" w:rsidP="679CC951">
      <w:pPr>
        <w:rPr>
          <w:rFonts w:cs="Arial"/>
        </w:rPr>
      </w:pPr>
      <w:r w:rsidRPr="679CC951">
        <w:rPr>
          <w:rFonts w:cs="Arial"/>
        </w:rPr>
        <w:t xml:space="preserve">Moving Average </w:t>
      </w:r>
      <w:r w:rsidR="00380049">
        <w:rPr>
          <w:rFonts w:cs="Arial"/>
        </w:rPr>
        <w:t xml:space="preserve">(MA) </w:t>
      </w:r>
      <w:r w:rsidRPr="679CC951">
        <w:rPr>
          <w:rFonts w:cs="Arial"/>
        </w:rPr>
        <w:t xml:space="preserve">is a method that focuses on the relationship between current observations and the errors from previous forecasts. It uses this information to smooth out the data by averaging over </w:t>
      </w:r>
      <w:r w:rsidR="21198386" w:rsidRPr="679CC951">
        <w:rPr>
          <w:rFonts w:cs="Arial"/>
        </w:rPr>
        <w:t>several</w:t>
      </w:r>
      <w:r w:rsidRPr="679CC951">
        <w:rPr>
          <w:rFonts w:cs="Arial"/>
        </w:rPr>
        <w:t xml:space="preserve"> past observations (q). </w:t>
      </w:r>
    </w:p>
    <w:p w14:paraId="2BB47D52" w14:textId="33619817" w:rsidR="00BE5B37" w:rsidRPr="00185701" w:rsidRDefault="27C62204" w:rsidP="679CC951">
      <w:pPr>
        <w:rPr>
          <w:rFonts w:eastAsia="Arial" w:cs="Arial"/>
        </w:rPr>
      </w:pPr>
      <w:r w:rsidRPr="679CC951">
        <w:rPr>
          <w:rFonts w:cs="Arial"/>
        </w:rPr>
        <w:t>Some a</w:t>
      </w:r>
      <w:r w:rsidR="1A6E6B7D" w:rsidRPr="679CC951">
        <w:rPr>
          <w:rFonts w:cs="Arial"/>
        </w:rPr>
        <w:t>dvantages</w:t>
      </w:r>
      <w:r w:rsidR="4867B580" w:rsidRPr="4B29A619">
        <w:rPr>
          <w:rStyle w:val="normaltextrun"/>
          <w:rFonts w:eastAsia="Arial" w:cs="Arial"/>
        </w:rPr>
        <w:t xml:space="preserve"> of ARIMA </w:t>
      </w:r>
      <w:r w:rsidR="005C7338" w:rsidRPr="4B29A619">
        <w:rPr>
          <w:rStyle w:val="normaltextrun"/>
          <w:rFonts w:eastAsia="Arial" w:cs="Arial"/>
        </w:rPr>
        <w:t>are that i</w:t>
      </w:r>
      <w:r w:rsidR="4867B580" w:rsidRPr="4B29A619">
        <w:rPr>
          <w:rStyle w:val="normaltextrun"/>
          <w:rFonts w:eastAsia="Arial" w:cs="Arial"/>
        </w:rPr>
        <w:t xml:space="preserve">t relies only on past data from the time series to make future </w:t>
      </w:r>
      <w:r w:rsidR="005C7338" w:rsidRPr="4B29A619">
        <w:rPr>
          <w:rStyle w:val="normaltextrun"/>
          <w:rFonts w:eastAsia="Arial" w:cs="Arial"/>
        </w:rPr>
        <w:t>predictions and p</w:t>
      </w:r>
      <w:r w:rsidR="4867B580" w:rsidRPr="4B29A619">
        <w:rPr>
          <w:rStyle w:val="normaltextrun"/>
          <w:rFonts w:eastAsia="Arial" w:cs="Arial"/>
        </w:rPr>
        <w:t>erforms well on short term forecasts.</w:t>
      </w:r>
      <w:r w:rsidR="4867B580" w:rsidRPr="4B29A619">
        <w:rPr>
          <w:rStyle w:val="eop"/>
          <w:rFonts w:eastAsia="Arial" w:cs="Arial"/>
          <w:lang w:val="en-US"/>
        </w:rPr>
        <w:t> </w:t>
      </w:r>
      <w:r w:rsidR="4867B580" w:rsidRPr="4B29A619">
        <w:rPr>
          <w:rStyle w:val="normaltextrun"/>
          <w:rFonts w:eastAsia="Arial" w:cs="Arial"/>
        </w:rPr>
        <w:t>It can handle time series data that change over time</w:t>
      </w:r>
      <w:r w:rsidR="005C7338" w:rsidRPr="4B29A619">
        <w:rPr>
          <w:rStyle w:val="normaltextrun"/>
          <w:rFonts w:eastAsia="Arial" w:cs="Arial"/>
        </w:rPr>
        <w:t xml:space="preserve"> (non-stationary data)</w:t>
      </w:r>
      <w:r w:rsidR="4867B580" w:rsidRPr="4B29A619">
        <w:rPr>
          <w:rStyle w:val="normaltextrun"/>
          <w:rFonts w:eastAsia="Arial" w:cs="Arial"/>
        </w:rPr>
        <w:t xml:space="preserve">. </w:t>
      </w:r>
      <w:r w:rsidR="009860F7" w:rsidRPr="4B29A619">
        <w:rPr>
          <w:rStyle w:val="normaltextrun"/>
          <w:rFonts w:eastAsia="Arial" w:cs="Arial"/>
        </w:rPr>
        <w:t xml:space="preserve"> </w:t>
      </w:r>
      <w:sdt>
        <w:sdtPr>
          <w:rPr>
            <w:rStyle w:val="normaltextrun"/>
            <w:rFonts w:eastAsia="Arial" w:cs="Arial"/>
            <w:highlight w:val="white"/>
          </w:rPr>
          <w:alias w:val="Citation"/>
          <w:tag w:val="{&quot;referencesIds&quot;:[&quot;doc:65e069617f9df61afad27b7c&quot;],&quot;referencesOptions&quot;:{&quot;doc:65e069617f9df61afad27b7c&quot;:{&quot;author&quot;:true,&quot;year&quot;:true,&quot;pageReplace&quot;:&quot;&quot;,&quot;prefix&quot;:&quot;&quot;,&quot;suffix&quot;:&quot;&quot;}},&quot;hasBrokenReferences&quot;:false,&quot;hasManualEdits&quot;:false,&quot;citationType&quot;:&quot;inline&quot;}"/>
          <w:id w:val="537016985"/>
          <w:placeholder>
            <w:docPart w:val="B5491C175081416197AD21B7757969FB"/>
          </w:placeholder>
        </w:sdtPr>
        <w:sdtContent>
          <w:r w:rsidR="009860F7">
            <w:rPr>
              <w:rFonts w:eastAsia="Times New Roman" w:cs="Arial"/>
              <w:color w:val="000000"/>
            </w:rPr>
            <w:t>(Bora &amp; Neha, 2021)</w:t>
          </w:r>
        </w:sdtContent>
      </w:sdt>
    </w:p>
    <w:p w14:paraId="6567EB69" w14:textId="1524F6FA" w:rsidR="00BE5B37" w:rsidRPr="00185701" w:rsidRDefault="4867B580" w:rsidP="679CC951">
      <w:pPr>
        <w:rPr>
          <w:rFonts w:eastAsia="Arial" w:cs="Arial"/>
          <w:szCs w:val="24"/>
        </w:rPr>
      </w:pPr>
      <w:r w:rsidRPr="679CC951">
        <w:rPr>
          <w:rStyle w:val="normaltextrun"/>
          <w:rFonts w:eastAsia="Arial" w:cs="Arial"/>
          <w:szCs w:val="24"/>
        </w:rPr>
        <w:t>Disadvantages of the model are that it's hard to accurately forecast when trends will change direction.</w:t>
      </w:r>
      <w:r w:rsidRPr="679CC951">
        <w:rPr>
          <w:rStyle w:val="eop"/>
          <w:rFonts w:eastAsia="Arial" w:cs="Arial"/>
          <w:szCs w:val="24"/>
          <w:lang w:val="en-US"/>
        </w:rPr>
        <w:t> </w:t>
      </w:r>
      <w:r w:rsidRPr="679CC951">
        <w:rPr>
          <w:rStyle w:val="normaltextrun"/>
          <w:rFonts w:eastAsia="Arial" w:cs="Arial"/>
          <w:szCs w:val="24"/>
        </w:rPr>
        <w:t>Choosing the (p,d,q) values for the model involves a lot of guesswork and subjectivity.</w:t>
      </w:r>
      <w:r w:rsidRPr="679CC951">
        <w:rPr>
          <w:rStyle w:val="eop"/>
          <w:rFonts w:eastAsia="Arial" w:cs="Arial"/>
          <w:szCs w:val="24"/>
          <w:lang w:val="en-US"/>
        </w:rPr>
        <w:t> </w:t>
      </w:r>
      <w:r w:rsidR="005C7338">
        <w:rPr>
          <w:rStyle w:val="eop"/>
          <w:rFonts w:eastAsia="Arial" w:cs="Arial"/>
          <w:szCs w:val="24"/>
          <w:lang w:val="en-US"/>
        </w:rPr>
        <w:t xml:space="preserve">It is </w:t>
      </w:r>
      <w:r w:rsidR="005C7338">
        <w:rPr>
          <w:rStyle w:val="normaltextrun"/>
          <w:rFonts w:eastAsia="Arial" w:cs="Arial"/>
          <w:szCs w:val="24"/>
        </w:rPr>
        <w:t>c</w:t>
      </w:r>
      <w:r w:rsidRPr="679CC951">
        <w:rPr>
          <w:rStyle w:val="normaltextrun"/>
          <w:rFonts w:eastAsia="Arial" w:cs="Arial"/>
          <w:szCs w:val="24"/>
        </w:rPr>
        <w:t>omputationally expensive</w:t>
      </w:r>
      <w:r w:rsidR="005C7338">
        <w:rPr>
          <w:rStyle w:val="normaltextrun"/>
          <w:rFonts w:eastAsia="Arial" w:cs="Arial"/>
          <w:szCs w:val="24"/>
        </w:rPr>
        <w:t xml:space="preserve"> and</w:t>
      </w:r>
      <w:r w:rsidRPr="679CC951">
        <w:rPr>
          <w:rStyle w:val="normaltextrun"/>
          <w:rFonts w:eastAsia="Arial" w:cs="Arial"/>
          <w:szCs w:val="24"/>
        </w:rPr>
        <w:t xml:space="preserve"> is not suitable for time series with seasonal patterns.</w:t>
      </w:r>
      <w:r w:rsidRPr="679CC951">
        <w:rPr>
          <w:rStyle w:val="eop"/>
          <w:rFonts w:eastAsia="Arial" w:cs="Arial"/>
          <w:szCs w:val="24"/>
          <w:lang w:val="en-US"/>
        </w:rPr>
        <w:t> </w:t>
      </w:r>
    </w:p>
    <w:p w14:paraId="77B367CB" w14:textId="77777777" w:rsidR="00BE5B37" w:rsidRPr="003E1739" w:rsidRDefault="00BE5B37" w:rsidP="00792564">
      <w:pPr>
        <w:pStyle w:val="Heading4"/>
      </w:pPr>
      <w:r w:rsidRPr="003E1739">
        <w:lastRenderedPageBreak/>
        <w:t>SARIMAX</w:t>
      </w:r>
    </w:p>
    <w:p w14:paraId="38A1D29A" w14:textId="57E4BB4C" w:rsidR="00BE5B37" w:rsidRPr="00185701" w:rsidRDefault="00BE5B37" w:rsidP="00BE5B37">
      <w:pPr>
        <w:rPr>
          <w:rFonts w:cs="Arial"/>
          <w:szCs w:val="24"/>
        </w:rPr>
      </w:pPr>
      <w:r w:rsidRPr="00185701">
        <w:rPr>
          <w:rFonts w:cs="Arial"/>
          <w:szCs w:val="24"/>
        </w:rPr>
        <w:t>SARIMAX (Seasonal Autoregressive Integrated Moving Average with Exogenous Regressors) is an extension of the ARIMA model that takes into account seasonality and exogenous variables. SARIMAX models exhibit exceptional forecasting performance, making them one of the most used statistical models for forecasting.</w:t>
      </w:r>
      <w:r w:rsidR="009860F7">
        <w:rPr>
          <w:rFonts w:cs="Arial"/>
          <w:szCs w:val="24"/>
        </w:rPr>
        <w:t xml:space="preserve"> </w:t>
      </w:r>
      <w:r w:rsidR="00230BD5">
        <w:rPr>
          <w:rFonts w:cs="Arial"/>
          <w:szCs w:val="24"/>
        </w:rPr>
        <w:t xml:space="preserve"> </w:t>
      </w:r>
      <w:sdt>
        <w:sdtPr>
          <w:rPr>
            <w:rFonts w:cs="Arial"/>
            <w:color w:val="000000"/>
            <w:szCs w:val="24"/>
            <w:highlight w:val="white"/>
          </w:rPr>
          <w:alias w:val="Citation"/>
          <w:tag w:val="{&quot;referencesIds&quot;:[&quot;doc:65e069dc94460a758fa7cf4b&quot;],&quot;referencesOptions&quot;:{&quot;doc:65e069dc94460a758fa7cf4b&quot;:{&quot;author&quot;:true,&quot;year&quot;:true,&quot;pageReplace&quot;:&quot;&quot;,&quot;prefix&quot;:&quot;&quot;,&quot;suffix&quot;:&quot;&quot;}},&quot;hasBrokenReferences&quot;:false,&quot;hasManualEdits&quot;:false,&quot;citationType&quot;:&quot;inline&quot;}"/>
          <w:id w:val="-2071880916"/>
          <w:placeholder>
            <w:docPart w:val="621F1445CCFF4725B959007C1E69F54D"/>
          </w:placeholder>
        </w:sdtPr>
        <w:sdtContent>
          <w:r w:rsidR="00230BD5">
            <w:rPr>
              <w:rFonts w:eastAsia="Times New Roman" w:cs="Arial"/>
              <w:color w:val="000000"/>
            </w:rPr>
            <w:t>(Forecasting SARIMAX and ARIMA models.)</w:t>
          </w:r>
        </w:sdtContent>
      </w:sdt>
    </w:p>
    <w:p w14:paraId="6AF39AE0" w14:textId="26075793" w:rsidR="00BE5B37" w:rsidRPr="00185701" w:rsidRDefault="1A6E6B7D" w:rsidP="00BE5B37">
      <w:pPr>
        <w:rPr>
          <w:rFonts w:cs="Arial"/>
          <w:szCs w:val="24"/>
        </w:rPr>
      </w:pPr>
      <w:r w:rsidRPr="679CC951">
        <w:rPr>
          <w:rFonts w:cs="Arial"/>
        </w:rPr>
        <w:t xml:space="preserve">SARIMAX (p,d,q) (P,D,Q)s are the key elements of the model. The components of the SARIMAX model are similar to that of an ARIMA model with an additional part for the seasonality denoted by (P, D, Q) s where s stands for the seasonal period. </w:t>
      </w:r>
      <w:r w:rsidR="00F81135">
        <w:rPr>
          <w:rFonts w:cs="Arial"/>
        </w:rPr>
        <w:t xml:space="preserve"> </w:t>
      </w:r>
      <w:sdt>
        <w:sdtPr>
          <w:rPr>
            <w:rFonts w:cs="Arial"/>
            <w:color w:val="000000"/>
            <w:highlight w:val="white"/>
          </w:rPr>
          <w:alias w:val="Citation"/>
          <w:tag w:val="{&quot;referencesIds&quot;:[&quot;doc:65e06a43792b4f5a87702d6d&quot;],&quot;referencesOptions&quot;:{&quot;doc:65e06a43792b4f5a87702d6d&quot;:{&quot;author&quot;:true,&quot;year&quot;:true,&quot;pageReplace&quot;:&quot;&quot;,&quot;prefix&quot;:&quot;&quot;,&quot;suffix&quot;:&quot;&quot;}},&quot;hasBrokenReferences&quot;:false,&quot;hasManualEdits&quot;:false,&quot;citationType&quot;:&quot;inline&quot;}"/>
          <w:id w:val="1644463387"/>
          <w:placeholder>
            <w:docPart w:val="002123477B414AFC80888A2EAFF8DEC9"/>
          </w:placeholder>
        </w:sdtPr>
        <w:sdtContent>
          <w:r w:rsidR="003708A7">
            <w:rPr>
              <w:rFonts w:eastAsia="Times New Roman" w:cs="Arial"/>
              <w:color w:val="000000"/>
            </w:rPr>
            <w:t>(Ampountolas &amp; Apostolos, 2021)</w:t>
          </w:r>
        </w:sdtContent>
      </w:sdt>
      <w:r w:rsidR="003708A7">
        <w:rPr>
          <w:rFonts w:cs="Arial"/>
          <w:color w:val="000000"/>
        </w:rPr>
        <w:t xml:space="preserve"> </w:t>
      </w:r>
    </w:p>
    <w:p w14:paraId="74D6C7AB" w14:textId="3D528316" w:rsidR="00792564" w:rsidRDefault="09074E57" w:rsidP="679CC951">
      <w:pPr>
        <w:rPr>
          <w:rFonts w:eastAsia="Arial" w:cs="Arial"/>
          <w:szCs w:val="24"/>
        </w:rPr>
      </w:pPr>
      <w:r w:rsidRPr="679CC951">
        <w:rPr>
          <w:rFonts w:eastAsia="Arial" w:cs="Arial"/>
          <w:szCs w:val="24"/>
        </w:rPr>
        <w:t>SARIMAX as model has some</w:t>
      </w:r>
      <w:r w:rsidRPr="679CC951">
        <w:rPr>
          <w:rFonts w:cs="Arial"/>
        </w:rPr>
        <w:t xml:space="preserve"> a</w:t>
      </w:r>
      <w:r w:rsidR="1A6E6B7D" w:rsidRPr="679CC951">
        <w:rPr>
          <w:rFonts w:cs="Arial"/>
        </w:rPr>
        <w:t>dvantages</w:t>
      </w:r>
      <w:r w:rsidR="089152D2" w:rsidRPr="679CC951">
        <w:rPr>
          <w:rFonts w:cs="Arial"/>
        </w:rPr>
        <w:t xml:space="preserve"> </w:t>
      </w:r>
      <w:r w:rsidR="59D4D20C" w:rsidRPr="679CC951">
        <w:rPr>
          <w:rFonts w:eastAsia="Arial" w:cs="Arial"/>
          <w:szCs w:val="24"/>
        </w:rPr>
        <w:t xml:space="preserve">which </w:t>
      </w:r>
      <w:r w:rsidR="37502729" w:rsidRPr="679CC951">
        <w:rPr>
          <w:rFonts w:eastAsia="Arial" w:cs="Arial"/>
          <w:szCs w:val="24"/>
        </w:rPr>
        <w:t>include</w:t>
      </w:r>
      <w:r w:rsidR="59D4D20C" w:rsidRPr="679CC951">
        <w:rPr>
          <w:rFonts w:eastAsia="Arial" w:cs="Arial"/>
          <w:szCs w:val="24"/>
        </w:rPr>
        <w:t xml:space="preserve"> how easy it is to understand SARIMAX models are built on clear math rules, making them simpler to grasp. The model's parts show how past data connects to future guesses. </w:t>
      </w:r>
      <w:r w:rsidR="003708A7">
        <w:rPr>
          <w:rFonts w:eastAsia="Arial" w:cs="Arial"/>
          <w:szCs w:val="24"/>
        </w:rPr>
        <w:t xml:space="preserve"> </w:t>
      </w:r>
      <w:sdt>
        <w:sdtPr>
          <w:rPr>
            <w:rFonts w:eastAsia="Arial" w:cs="Arial"/>
            <w:color w:val="000000"/>
            <w:szCs w:val="24"/>
            <w:highlight w:val="white"/>
          </w:rPr>
          <w:alias w:val="Citation"/>
          <w:tag w:val="{&quot;referencesIds&quot;:[&quot;doc:65e06a80e517ed7577e516a2&quot;],&quot;referencesOptions&quot;:{&quot;doc:65e06a80e517ed7577e516a2&quot;:{&quot;author&quot;:true,&quot;year&quot;:true,&quot;pageReplace&quot;:&quot;&quot;,&quot;prefix&quot;:&quot;&quot;,&quot;suffix&quot;:&quot;&quot;}},&quot;hasBrokenReferences&quot;:false,&quot;hasManualEdits&quot;:false,&quot;citationType&quot;:&quot;inline&quot;}"/>
          <w:id w:val="2106229547"/>
          <w:placeholder>
            <w:docPart w:val="6B856CA8D24D4FA2A6042CFC32F7E78C"/>
          </w:placeholder>
        </w:sdtPr>
        <w:sdtContent>
          <w:r w:rsidR="003708A7">
            <w:rPr>
              <w:rFonts w:eastAsia="Times New Roman" w:cs="Arial"/>
              <w:color w:val="000000"/>
            </w:rPr>
            <w:t>(S &amp; Rahul, 2023)</w:t>
          </w:r>
        </w:sdtContent>
      </w:sdt>
    </w:p>
    <w:p w14:paraId="5F1C6E6B" w14:textId="31A07C8C" w:rsidR="00BE5B37" w:rsidRPr="00185701" w:rsidRDefault="59D4D20C" w:rsidP="679CC951">
      <w:pPr>
        <w:rPr>
          <w:rFonts w:eastAsia="Arial" w:cs="Arial"/>
          <w:szCs w:val="24"/>
        </w:rPr>
      </w:pPr>
      <w:r w:rsidRPr="679CC951">
        <w:rPr>
          <w:rFonts w:eastAsia="Arial" w:cs="Arial"/>
          <w:szCs w:val="24"/>
        </w:rPr>
        <w:t>It deals with seasons, SARIMAX models can deal with data that follows a yearly or seasonal trend. They can predict patterns that repeat over time, making them good for forecasting such data. The model also does not need a huge amount of data, SARIMAX can work okay with not too much data. It mostly looks at past info and does not need too many examples to make good guesses.</w:t>
      </w:r>
    </w:p>
    <w:p w14:paraId="3B6C6676" w14:textId="0ACA7DCC" w:rsidR="00BE5B37" w:rsidRPr="00185701" w:rsidRDefault="419EFDB2" w:rsidP="679CC951">
      <w:pPr>
        <w:rPr>
          <w:rFonts w:cs="Arial"/>
        </w:rPr>
      </w:pPr>
      <w:r w:rsidRPr="679CC951">
        <w:rPr>
          <w:rFonts w:eastAsia="Arial" w:cs="Arial"/>
          <w:szCs w:val="24"/>
        </w:rPr>
        <w:t xml:space="preserve">The limitations of the model are parameter selection where figuring out SARIMAX parameters can be hard and </w:t>
      </w:r>
      <w:r w:rsidR="00792564">
        <w:rPr>
          <w:rFonts w:eastAsia="Arial" w:cs="Arial"/>
          <w:szCs w:val="24"/>
        </w:rPr>
        <w:t xml:space="preserve">can </w:t>
      </w:r>
      <w:r w:rsidRPr="679CC951">
        <w:rPr>
          <w:rFonts w:eastAsia="Arial" w:cs="Arial"/>
          <w:szCs w:val="24"/>
        </w:rPr>
        <w:t xml:space="preserve">take a lot of time. It needs domain knowledge and many iterations to find the best model parameters. </w:t>
      </w:r>
      <w:r w:rsidR="00792564">
        <w:rPr>
          <w:rFonts w:eastAsia="Arial" w:cs="Arial"/>
          <w:szCs w:val="24"/>
        </w:rPr>
        <w:t xml:space="preserve">Moreover, </w:t>
      </w:r>
      <w:r w:rsidRPr="679CC951">
        <w:rPr>
          <w:rFonts w:eastAsia="Arial" w:cs="Arial"/>
          <w:szCs w:val="24"/>
        </w:rPr>
        <w:t xml:space="preserve">SARIMAX is not designed to handle intricate feature engineering tasks. Its primary focus is on past values of the main data and exogenous factors only.  </w:t>
      </w:r>
      <w:r w:rsidR="1A6E6B7D" w:rsidRPr="679CC951">
        <w:rPr>
          <w:rFonts w:cs="Arial"/>
        </w:rPr>
        <w:t xml:space="preserve"> </w:t>
      </w:r>
    </w:p>
    <w:p w14:paraId="48A37FC7" w14:textId="77777777" w:rsidR="00BE5B37" w:rsidRPr="003E1739" w:rsidRDefault="00BE5B37" w:rsidP="00D722FA">
      <w:pPr>
        <w:pStyle w:val="Heading4"/>
      </w:pPr>
      <w:r w:rsidRPr="003E1739">
        <w:t xml:space="preserve">Exponential Smoothing </w:t>
      </w:r>
    </w:p>
    <w:p w14:paraId="4369D700" w14:textId="44EB94A4" w:rsidR="00BE5B37" w:rsidRPr="00185701" w:rsidRDefault="1A6E6B7D" w:rsidP="679CC951">
      <w:pPr>
        <w:rPr>
          <w:rFonts w:cs="Arial"/>
        </w:rPr>
      </w:pPr>
      <w:r w:rsidRPr="679CC951">
        <w:rPr>
          <w:rFonts w:cs="Arial"/>
        </w:rPr>
        <w:t>Exponential smoothing methods are appropriate for non-stationary data (i</w:t>
      </w:r>
      <w:r w:rsidR="00D722FA">
        <w:rPr>
          <w:rFonts w:cs="Arial"/>
        </w:rPr>
        <w:t>.e.,</w:t>
      </w:r>
      <w:r w:rsidRPr="679CC951">
        <w:rPr>
          <w:rFonts w:cs="Arial"/>
        </w:rPr>
        <w:t xml:space="preserve"> data with a trend and seasonal data). Smoothing methods use weighted averages to make forecasts, where past observations influence the prediction. The weights can be the same for all (like in a moving average) or decrease exponentially, meaning more recent data has more influence than older data</w:t>
      </w:r>
      <w:r w:rsidR="744023E4" w:rsidRPr="679CC951">
        <w:rPr>
          <w:rFonts w:cs="Arial"/>
        </w:rPr>
        <w:t>.</w:t>
      </w:r>
      <w:r w:rsidR="004A311D" w:rsidRPr="004A311D">
        <w:rPr>
          <w:sz w:val="16"/>
          <w:szCs w:val="16"/>
        </w:rPr>
        <w:t xml:space="preserve"> </w:t>
      </w:r>
      <w:sdt>
        <w:sdtPr>
          <w:rPr>
            <w:rFonts w:cs="Arial"/>
            <w:color w:val="000000"/>
            <w:szCs w:val="16"/>
            <w:highlight w:val="white"/>
          </w:rPr>
          <w:alias w:val="Citation"/>
          <w:tag w:val="{&quot;referencesIds&quot;:[&quot;doc:65e06914a35092419ea3230c&quot;],&quot;referencesOptions&quot;:{&quot;doc:65e06914a35092419ea3230c&quot;:{&quot;author&quot;:true,&quot;year&quot;:true,&quot;pageReplace&quot;:&quot;&quot;,&quot;prefix&quot;:&quot;&quot;,&quot;suffix&quot;:&quot;&quot;}},&quot;hasBrokenReferences&quot;:false,&quot;hasManualEdits&quot;:false,&quot;citationType&quot;:&quot;inline&quot;}"/>
          <w:id w:val="-762069112"/>
          <w:placeholder>
            <w:docPart w:val="F412E6FCAECA40A29945BACD3F620C6F"/>
          </w:placeholder>
        </w:sdtPr>
        <w:sdtContent>
          <w:r w:rsidR="004A311D">
            <w:rPr>
              <w:rFonts w:eastAsia="Times New Roman" w:cs="Arial"/>
              <w:color w:val="000000"/>
            </w:rPr>
            <w:t>(Etienne, 2019)</w:t>
          </w:r>
        </w:sdtContent>
      </w:sdt>
    </w:p>
    <w:p w14:paraId="5113B717" w14:textId="109DDB72" w:rsidR="00BE5B37" w:rsidRPr="00185701" w:rsidRDefault="1A6E6B7D" w:rsidP="679CC951">
      <w:pPr>
        <w:rPr>
          <w:rFonts w:cs="Arial"/>
        </w:rPr>
      </w:pPr>
      <w:r w:rsidRPr="679CC951">
        <w:rPr>
          <w:rFonts w:cs="Arial"/>
        </w:rPr>
        <w:t>Types</w:t>
      </w:r>
      <w:r w:rsidR="6DA713A6" w:rsidRPr="679CC951">
        <w:rPr>
          <w:rFonts w:cs="Arial"/>
        </w:rPr>
        <w:t xml:space="preserve"> of exponential Smoothing </w:t>
      </w:r>
      <w:r w:rsidR="00044893">
        <w:rPr>
          <w:rFonts w:cs="Arial"/>
        </w:rPr>
        <w:t>include</w:t>
      </w:r>
      <w:r w:rsidR="6DA713A6" w:rsidRPr="679CC951">
        <w:rPr>
          <w:rFonts w:cs="Arial"/>
        </w:rPr>
        <w:t xml:space="preserve"> Simple</w:t>
      </w:r>
      <w:r w:rsidRPr="679CC951">
        <w:rPr>
          <w:rFonts w:cs="Arial"/>
        </w:rPr>
        <w:t xml:space="preserve"> Exponential Smoothing </w:t>
      </w:r>
      <w:r w:rsidR="00044893">
        <w:rPr>
          <w:rFonts w:cs="Arial"/>
        </w:rPr>
        <w:t>(SES)</w:t>
      </w:r>
      <w:r w:rsidR="00871887">
        <w:rPr>
          <w:rFonts w:cs="Arial"/>
        </w:rPr>
        <w:t xml:space="preserve">. It is </w:t>
      </w:r>
      <w:r w:rsidRPr="679CC951">
        <w:rPr>
          <w:rFonts w:cs="Arial"/>
        </w:rPr>
        <w:t>used when</w:t>
      </w:r>
      <w:r w:rsidR="00044893">
        <w:rPr>
          <w:rFonts w:cs="Arial"/>
        </w:rPr>
        <w:t xml:space="preserve"> there are</w:t>
      </w:r>
      <w:r w:rsidRPr="679CC951">
        <w:rPr>
          <w:rFonts w:cs="Arial"/>
        </w:rPr>
        <w:t xml:space="preserve"> </w:t>
      </w:r>
      <w:r w:rsidR="00044893">
        <w:rPr>
          <w:rFonts w:cs="Arial"/>
        </w:rPr>
        <w:t>f</w:t>
      </w:r>
      <w:r w:rsidRPr="679CC951">
        <w:rPr>
          <w:rFonts w:cs="Arial"/>
        </w:rPr>
        <w:t xml:space="preserve">ew data points, </w:t>
      </w:r>
      <w:r w:rsidR="00044893">
        <w:rPr>
          <w:rFonts w:cs="Arial"/>
        </w:rPr>
        <w:t>i</w:t>
      </w:r>
      <w:r w:rsidRPr="679CC951">
        <w:rPr>
          <w:rFonts w:cs="Arial"/>
        </w:rPr>
        <w:t xml:space="preserve">rregular data, </w:t>
      </w:r>
      <w:r w:rsidR="00044893">
        <w:rPr>
          <w:rFonts w:cs="Arial"/>
        </w:rPr>
        <w:t>or n</w:t>
      </w:r>
      <w:r w:rsidRPr="679CC951">
        <w:rPr>
          <w:rFonts w:cs="Arial"/>
        </w:rPr>
        <w:t xml:space="preserve">o seasonality or trend. SES </w:t>
      </w:r>
      <w:r w:rsidRPr="679CC951">
        <w:rPr>
          <w:rFonts w:cs="Arial"/>
        </w:rPr>
        <w:lastRenderedPageBreak/>
        <w:t>is computationally efficient and easy to implement, making it suitable for real-time forecasting or situations where data availability is limited.</w:t>
      </w:r>
    </w:p>
    <w:p w14:paraId="7C63BC8D" w14:textId="52CD7F99" w:rsidR="00BE5B37" w:rsidRPr="00185701" w:rsidRDefault="1A6E6B7D" w:rsidP="679CC951">
      <w:pPr>
        <w:rPr>
          <w:rFonts w:cs="Arial"/>
        </w:rPr>
      </w:pPr>
      <w:r w:rsidRPr="679CC951">
        <w:rPr>
          <w:rFonts w:cs="Arial"/>
        </w:rPr>
        <w:t xml:space="preserve">Holt’s Linear Smoothing </w:t>
      </w:r>
      <w:r w:rsidR="0067656D">
        <w:rPr>
          <w:rFonts w:cs="Arial"/>
        </w:rPr>
        <w:t xml:space="preserve">is another type that is </w:t>
      </w:r>
      <w:r w:rsidRPr="679CC951">
        <w:rPr>
          <w:rFonts w:cs="Arial"/>
        </w:rPr>
        <w:t>used when</w:t>
      </w:r>
      <w:r w:rsidR="0067656D">
        <w:rPr>
          <w:rFonts w:cs="Arial"/>
        </w:rPr>
        <w:t xml:space="preserve"> there are</w:t>
      </w:r>
      <w:r w:rsidRPr="679CC951">
        <w:rPr>
          <w:rFonts w:cs="Arial"/>
        </w:rPr>
        <w:t xml:space="preserve"> </w:t>
      </w:r>
      <w:r w:rsidR="0067656D">
        <w:rPr>
          <w:rFonts w:cs="Arial"/>
        </w:rPr>
        <w:t>t</w:t>
      </w:r>
      <w:r w:rsidRPr="679CC951">
        <w:rPr>
          <w:rFonts w:cs="Arial"/>
        </w:rPr>
        <w:t>rend</w:t>
      </w:r>
      <w:r w:rsidR="0067656D">
        <w:rPr>
          <w:rFonts w:cs="Arial"/>
        </w:rPr>
        <w:t>s</w:t>
      </w:r>
      <w:r w:rsidRPr="679CC951">
        <w:rPr>
          <w:rFonts w:cs="Arial"/>
        </w:rPr>
        <w:t xml:space="preserve"> in data, </w:t>
      </w:r>
      <w:r w:rsidR="00B17F82">
        <w:rPr>
          <w:rFonts w:cs="Arial"/>
        </w:rPr>
        <w:t xml:space="preserve">but </w:t>
      </w:r>
      <w:r w:rsidRPr="679CC951">
        <w:rPr>
          <w:rFonts w:cs="Arial"/>
        </w:rPr>
        <w:t>no seasonality. Double Exponential Smoothing extends simple exponential smoothing by incorporating a trend component and the level component. It is suitable for time series data that exhibit</w:t>
      </w:r>
      <w:r w:rsidR="00B17F82">
        <w:rPr>
          <w:rFonts w:cs="Arial"/>
        </w:rPr>
        <w:t>s</w:t>
      </w:r>
      <w:r w:rsidRPr="679CC951">
        <w:rPr>
          <w:rFonts w:cs="Arial"/>
        </w:rPr>
        <w:t xml:space="preserve"> a </w:t>
      </w:r>
      <w:r w:rsidR="5ED2495D" w:rsidRPr="679CC951">
        <w:rPr>
          <w:rFonts w:cs="Arial"/>
        </w:rPr>
        <w:t>trend</w:t>
      </w:r>
      <w:r w:rsidR="00B17F82">
        <w:rPr>
          <w:rFonts w:cs="Arial"/>
        </w:rPr>
        <w:t>.</w:t>
      </w:r>
      <w:r w:rsidRPr="679CC951">
        <w:rPr>
          <w:rFonts w:cs="Arial"/>
        </w:rPr>
        <w:t xml:space="preserve"> </w:t>
      </w:r>
      <w:r w:rsidR="00124D13">
        <w:rPr>
          <w:rFonts w:cs="Arial"/>
        </w:rPr>
        <w:t xml:space="preserve"> </w:t>
      </w:r>
      <w:sdt>
        <w:sdtPr>
          <w:rPr>
            <w:rFonts w:cs="Arial"/>
            <w:color w:val="000000"/>
            <w:highlight w:val="white"/>
          </w:rPr>
          <w:alias w:val="Citation"/>
          <w:tag w:val="{&quot;referencesIds&quot;:[&quot;doc:65e06abba35092419ea32357&quot;],&quot;referencesOptions&quot;:{&quot;doc:65e06abba35092419ea32357&quot;:{&quot;author&quot;:true,&quot;year&quot;:true,&quot;pageReplace&quot;:&quot;&quot;,&quot;prefix&quot;:&quot;&quot;,&quot;suffix&quot;:&quot;&quot;}},&quot;hasBrokenReferences&quot;:false,&quot;hasManualEdits&quot;:false,&quot;citationType&quot;:&quot;inline&quot;}"/>
          <w:id w:val="-1978368739"/>
          <w:placeholder>
            <w:docPart w:val="47C71566774A4B34BC898D0C2DD18BE1"/>
          </w:placeholder>
        </w:sdtPr>
        <w:sdtContent>
          <w:r w:rsidR="00124D13">
            <w:rPr>
              <w:rFonts w:eastAsia="Times New Roman" w:cs="Arial"/>
              <w:color w:val="000000"/>
            </w:rPr>
            <w:t>(Malkari &amp; Nikhil, 2023)</w:t>
          </w:r>
        </w:sdtContent>
      </w:sdt>
    </w:p>
    <w:p w14:paraId="19456D34" w14:textId="11D62C7C" w:rsidR="00BE5B37" w:rsidRPr="00185701" w:rsidRDefault="1A6E6B7D" w:rsidP="679CC951">
      <w:pPr>
        <w:rPr>
          <w:rFonts w:cs="Arial"/>
        </w:rPr>
      </w:pPr>
      <w:r w:rsidRPr="679CC951">
        <w:rPr>
          <w:rFonts w:cs="Arial"/>
        </w:rPr>
        <w:t xml:space="preserve">Holt's Linear trend method assumes a trend that keeps increasing or decreasing at the same rate into the future, which isn't realistic for long-term forecasts since trends don't usually continue indefinitely. </w:t>
      </w:r>
      <w:r w:rsidR="009B31FE" w:rsidRPr="679CC951">
        <w:rPr>
          <w:rFonts w:cs="Arial"/>
        </w:rPr>
        <w:t>Holt’s Damped Trend</w:t>
      </w:r>
      <w:r w:rsidRPr="679CC951">
        <w:rPr>
          <w:rFonts w:cs="Arial"/>
        </w:rPr>
        <w:t xml:space="preserve"> method addresses this by introducing a damping parameter, making the trend eventually level off to a constant value, effectively smoothing out the future trend to make it more realistic.</w:t>
      </w:r>
    </w:p>
    <w:p w14:paraId="4549A961" w14:textId="596D9D89" w:rsidR="00B32837" w:rsidRDefault="00763E69" w:rsidP="679CC951">
      <w:pPr>
        <w:rPr>
          <w:rFonts w:eastAsia="Arial" w:cs="Arial"/>
          <w:szCs w:val="24"/>
        </w:rPr>
      </w:pPr>
      <w:r>
        <w:rPr>
          <w:rStyle w:val="normaltextrun"/>
          <w:rFonts w:eastAsia="Arial" w:cs="Arial"/>
          <w:szCs w:val="24"/>
        </w:rPr>
        <w:t>Exponential smoothing</w:t>
      </w:r>
      <w:r w:rsidR="401866F3" w:rsidRPr="679CC951">
        <w:rPr>
          <w:rStyle w:val="normaltextrun"/>
          <w:rFonts w:eastAsia="Arial" w:cs="Arial"/>
          <w:szCs w:val="24"/>
        </w:rPr>
        <w:t xml:space="preserve"> </w:t>
      </w:r>
      <w:r>
        <w:rPr>
          <w:rStyle w:val="normaltextrun"/>
          <w:rFonts w:eastAsia="Arial" w:cs="Arial"/>
          <w:szCs w:val="24"/>
        </w:rPr>
        <w:t xml:space="preserve">may </w:t>
      </w:r>
      <w:r w:rsidR="401866F3" w:rsidRPr="679CC951">
        <w:rPr>
          <w:rStyle w:val="normaltextrun"/>
          <w:rFonts w:eastAsia="Arial" w:cs="Arial"/>
          <w:szCs w:val="24"/>
        </w:rPr>
        <w:t>struggle with time series data that have complicated patterns or unexpected changes, like sudden shifts in trend or level, outliers, or sharp changes in seasonal patterns.</w:t>
      </w:r>
      <w:r w:rsidR="401866F3" w:rsidRPr="679CC951">
        <w:rPr>
          <w:rStyle w:val="eop"/>
          <w:rFonts w:eastAsia="Arial" w:cs="Arial"/>
          <w:szCs w:val="24"/>
          <w:lang w:val="en-US"/>
        </w:rPr>
        <w:t> </w:t>
      </w:r>
      <w:r w:rsidR="401866F3" w:rsidRPr="679CC951">
        <w:rPr>
          <w:rStyle w:val="normaltextrun"/>
          <w:rFonts w:eastAsia="Arial" w:cs="Arial"/>
          <w:szCs w:val="24"/>
        </w:rPr>
        <w:t>The accuracy of forecasts can greatly depend on the selection of smoothing parameters (α for the level, β for the trend, and γ for the seasonality). Determining the best values for these parameters often involves trial and error.</w:t>
      </w:r>
      <w:r w:rsidR="401866F3" w:rsidRPr="679CC951">
        <w:rPr>
          <w:rStyle w:val="eop"/>
          <w:rFonts w:eastAsia="Arial" w:cs="Arial"/>
          <w:szCs w:val="24"/>
          <w:lang w:val="en-US"/>
        </w:rPr>
        <w:t> </w:t>
      </w:r>
    </w:p>
    <w:p w14:paraId="0ED7956D" w14:textId="5D41880E" w:rsidR="00B32837" w:rsidRDefault="401866F3" w:rsidP="679CC951">
      <w:pPr>
        <w:rPr>
          <w:rStyle w:val="eop"/>
          <w:rFonts w:eastAsia="Arial" w:cs="Arial"/>
          <w:szCs w:val="24"/>
          <w:lang w:val="en-US"/>
        </w:rPr>
      </w:pPr>
      <w:r w:rsidRPr="679CC951">
        <w:rPr>
          <w:rStyle w:val="normaltextrun"/>
          <w:rFonts w:eastAsia="Arial" w:cs="Arial"/>
          <w:szCs w:val="24"/>
        </w:rPr>
        <w:t>Exponential smoothing is computationally efficient</w:t>
      </w:r>
      <w:r w:rsidRPr="679CC951">
        <w:rPr>
          <w:rStyle w:val="eop"/>
          <w:rFonts w:eastAsia="Arial" w:cs="Arial"/>
          <w:szCs w:val="24"/>
          <w:lang w:val="en-US"/>
        </w:rPr>
        <w:t xml:space="preserve">, </w:t>
      </w:r>
      <w:r w:rsidRPr="679CC951">
        <w:rPr>
          <w:rStyle w:val="normaltextrun"/>
          <w:rFonts w:eastAsia="Arial" w:cs="Arial"/>
          <w:szCs w:val="24"/>
        </w:rPr>
        <w:t>adaptive</w:t>
      </w:r>
      <w:r w:rsidRPr="679CC951">
        <w:rPr>
          <w:rStyle w:val="eop"/>
          <w:rFonts w:eastAsia="Arial" w:cs="Arial"/>
          <w:szCs w:val="24"/>
          <w:lang w:val="en-US"/>
        </w:rPr>
        <w:t> and</w:t>
      </w:r>
      <w:r w:rsidRPr="679CC951">
        <w:rPr>
          <w:rStyle w:val="normaltextrun"/>
          <w:rFonts w:eastAsia="Arial" w:cs="Arial"/>
          <w:szCs w:val="24"/>
        </w:rPr>
        <w:t xml:space="preserve"> works well with data that has trend or seasonality.</w:t>
      </w:r>
      <w:r w:rsidRPr="679CC951">
        <w:rPr>
          <w:rStyle w:val="eop"/>
          <w:rFonts w:eastAsia="Arial" w:cs="Arial"/>
          <w:szCs w:val="24"/>
          <w:lang w:val="en-US"/>
        </w:rPr>
        <w:t> </w:t>
      </w:r>
    </w:p>
    <w:p w14:paraId="1D6A2C97" w14:textId="77777777" w:rsidR="00187476" w:rsidRDefault="00187476" w:rsidP="00D47FE5">
      <w:pPr>
        <w:pStyle w:val="Heading3"/>
      </w:pPr>
      <w:bookmarkStart w:id="26" w:name="_Toc160103495"/>
      <w:r>
        <w:t>Classification Models</w:t>
      </w:r>
      <w:bookmarkEnd w:id="26"/>
    </w:p>
    <w:p w14:paraId="63DC3CB9" w14:textId="0D3D6F81" w:rsidR="00CC3470" w:rsidRDefault="00187476" w:rsidP="00187476">
      <w:r w:rsidRPr="002910DF">
        <w:t>Classification models are a type of machine learning model used to categorise data into different classes or groups based on input features. These models are widely used in various fields, including image recognition, spam detection, medical diagnosis, and financial forecasting.</w:t>
      </w:r>
    </w:p>
    <w:p w14:paraId="1B146DAF" w14:textId="19C6D3A6" w:rsidR="00D928F4" w:rsidRDefault="00D928F4" w:rsidP="00242D6F">
      <w:pPr>
        <w:pStyle w:val="Heading4"/>
      </w:pPr>
      <w:r w:rsidRPr="002910DF">
        <w:t>Use Of the</w:t>
      </w:r>
      <w:r w:rsidR="00920B76">
        <w:t xml:space="preserve"> Classification</w:t>
      </w:r>
      <w:r w:rsidRPr="002910DF">
        <w:t xml:space="preserve"> Models</w:t>
      </w:r>
    </w:p>
    <w:p w14:paraId="313E7730" w14:textId="6143DE17" w:rsidR="00443CFA" w:rsidRDefault="00D928F4" w:rsidP="00D928F4">
      <w:pPr>
        <w:rPr>
          <w:lang w:val="en-US"/>
        </w:rPr>
      </w:pPr>
      <w:r w:rsidRPr="00D973E6">
        <w:rPr>
          <w:lang w:val="en-US"/>
        </w:rPr>
        <w:t>For the task at hand</w:t>
      </w:r>
      <w:r w:rsidR="00443CFA">
        <w:rPr>
          <w:lang w:val="en-US"/>
        </w:rPr>
        <w:t xml:space="preserve"> (prediction of booking count)</w:t>
      </w:r>
      <w:r w:rsidRPr="00D973E6">
        <w:rPr>
          <w:lang w:val="en-US"/>
        </w:rPr>
        <w:t xml:space="preserve">, we believe that none of the classification models would be applicable. The main reason for this would be that the prediction we are trying to make, the number of bookings, is a continuous variable, not a categorical variable. However, this model has the potential </w:t>
      </w:r>
      <w:r>
        <w:rPr>
          <w:lang w:val="en-US"/>
        </w:rPr>
        <w:t xml:space="preserve">to </w:t>
      </w:r>
      <w:r w:rsidRPr="00D973E6">
        <w:rPr>
          <w:lang w:val="en-US"/>
        </w:rPr>
        <w:t xml:space="preserve">be used for another part of the </w:t>
      </w:r>
      <w:r w:rsidR="00443CFA">
        <w:rPr>
          <w:lang w:val="en-US"/>
        </w:rPr>
        <w:t>application</w:t>
      </w:r>
      <w:r w:rsidRPr="00D973E6">
        <w:rPr>
          <w:lang w:val="en-US"/>
        </w:rPr>
        <w:t xml:space="preserve">. </w:t>
      </w:r>
    </w:p>
    <w:p w14:paraId="608FD161" w14:textId="77777777" w:rsidR="00EE0AAD" w:rsidRDefault="00D928F4" w:rsidP="00D928F4">
      <w:pPr>
        <w:rPr>
          <w:lang w:val="en-US"/>
        </w:rPr>
      </w:pPr>
      <w:r w:rsidRPr="00D76BA4">
        <w:rPr>
          <w:lang w:val="en-US"/>
        </w:rPr>
        <w:lastRenderedPageBreak/>
        <w:t xml:space="preserve">The primary goal of a classification model in our case will be to use the previously imputed dataset to train the new model to predict the chance, between 0 and 1, of </w:t>
      </w:r>
      <w:r w:rsidR="0095654B">
        <w:rPr>
          <w:lang w:val="en-US"/>
        </w:rPr>
        <w:t>participants</w:t>
      </w:r>
      <w:r w:rsidRPr="00D76BA4">
        <w:rPr>
          <w:lang w:val="en-US"/>
        </w:rPr>
        <w:t xml:space="preserve"> attending the event. </w:t>
      </w:r>
      <w:r w:rsidR="00EE0AAD">
        <w:rPr>
          <w:lang w:val="en-US"/>
        </w:rPr>
        <w:t>The</w:t>
      </w:r>
      <w:r w:rsidRPr="00D76BA4">
        <w:rPr>
          <w:lang w:val="en-US"/>
        </w:rPr>
        <w:t xml:space="preserve"> </w:t>
      </w:r>
      <w:r w:rsidR="00EE0AAD">
        <w:rPr>
          <w:lang w:val="en-US"/>
        </w:rPr>
        <w:t xml:space="preserve">classification </w:t>
      </w:r>
      <w:r w:rsidRPr="00D76BA4">
        <w:rPr>
          <w:lang w:val="en-US"/>
        </w:rPr>
        <w:t>model</w:t>
      </w:r>
      <w:r w:rsidR="00EE0AAD">
        <w:rPr>
          <w:lang w:val="en-US"/>
        </w:rPr>
        <w:t>s</w:t>
      </w:r>
      <w:r w:rsidRPr="00D76BA4">
        <w:rPr>
          <w:lang w:val="en-US"/>
        </w:rPr>
        <w:t xml:space="preserve"> will use past observations from the dataset, specifically the created date column, which states the date on which the customer has booked their ticket(s). </w:t>
      </w:r>
    </w:p>
    <w:p w14:paraId="79C097BB" w14:textId="673707FB" w:rsidR="00D928F4" w:rsidRPr="00381804" w:rsidRDefault="00D928F4" w:rsidP="00D928F4">
      <w:pPr>
        <w:rPr>
          <w:lang w:val="en-US"/>
        </w:rPr>
      </w:pPr>
      <w:r w:rsidRPr="00D76BA4">
        <w:rPr>
          <w:lang w:val="en-US"/>
        </w:rPr>
        <w:t>This information could then be used to predict the percentage of those who have booked tickets for an event on a specific date and then actually turn up. We will be looking at multiple different models, to figure out what is our best approach.</w:t>
      </w:r>
    </w:p>
    <w:p w14:paraId="6C89D3DF" w14:textId="77777777" w:rsidR="00D928F4" w:rsidRPr="002910DF" w:rsidRDefault="00D928F4" w:rsidP="00D3755B">
      <w:pPr>
        <w:pStyle w:val="Heading4"/>
      </w:pPr>
      <w:r w:rsidRPr="002910DF">
        <w:t>Decision Trees</w:t>
      </w:r>
    </w:p>
    <w:p w14:paraId="3070801F" w14:textId="77777777" w:rsidR="00964C22" w:rsidRDefault="00D928F4" w:rsidP="00D928F4">
      <w:r w:rsidRPr="002910DF">
        <w:t>Decision Trees split the dataset continuously on feature values (</w:t>
      </w:r>
      <w:r w:rsidR="00964C22">
        <w:t xml:space="preserve">e.g. </w:t>
      </w:r>
      <w:r w:rsidRPr="002910DF">
        <w:t xml:space="preserve">if the guest turned up or not), to create a tree-like structure. At each branch or node of the tree, a decision is made based on a feature’s value, leading to a binary split. </w:t>
      </w:r>
    </w:p>
    <w:p w14:paraId="07C6BD07" w14:textId="1DBA66C3" w:rsidR="00C53C79" w:rsidRDefault="00D928F4" w:rsidP="00D928F4">
      <w:r w:rsidRPr="002910DF">
        <w:t xml:space="preserve">This method is quite intuitive, meaning it could possibly handle the categorical features that the dataset portrays. A decision tree is easier to explain to an audience, as its layout is easy to visualise and follow. Non-linear features can be captured, and outliers don’t affect the model unlike the </w:t>
      </w:r>
      <w:bookmarkStart w:id="27" w:name="_Int_gTHio5Dg"/>
      <w:r w:rsidRPr="002910DF">
        <w:t>previous</w:t>
      </w:r>
      <w:bookmarkEnd w:id="27"/>
      <w:r w:rsidRPr="002910DF">
        <w:t xml:space="preserve"> method. </w:t>
      </w:r>
      <w:sdt>
        <w:sdtPr>
          <w:rPr>
            <w:rFonts w:cs="Arial"/>
            <w:color w:val="000000"/>
            <w:highlight w:val="white"/>
          </w:rPr>
          <w:alias w:val="Citation"/>
          <w:tag w:val="{&quot;referencesIds&quot;:[&quot;doc:65e06af37f9df61afad27bac&quot;],&quot;referencesOptions&quot;:{&quot;doc:65e06af37f9df61afad27bac&quot;:{&quot;author&quot;:true,&quot;year&quot;:true,&quot;pageReplace&quot;:&quot;&quot;,&quot;prefix&quot;:&quot;&quot;,&quot;suffix&quot;:&quot;&quot;}},&quot;hasBrokenReferences&quot;:false,&quot;hasManualEdits&quot;:false,&quot;citationType&quot;:&quot;inline&quot;}"/>
          <w:id w:val="254712777"/>
          <w:placeholder>
            <w:docPart w:val="7C78C2925DB1499F83D1A2C75DAF5FE6"/>
          </w:placeholder>
        </w:sdtPr>
        <w:sdtContent>
          <w:r w:rsidR="00E457C7">
            <w:rPr>
              <w:rFonts w:eastAsia="Times New Roman" w:cs="Arial"/>
              <w:color w:val="000000"/>
            </w:rPr>
            <w:t>(Magee, 1964)</w:t>
          </w:r>
        </w:sdtContent>
      </w:sdt>
    </w:p>
    <w:p w14:paraId="7E92046C" w14:textId="4BA15856" w:rsidR="00D928F4" w:rsidRPr="00C53C79" w:rsidRDefault="00D928F4" w:rsidP="00D928F4">
      <w:r w:rsidRPr="002910DF">
        <w:t>The main problems tend to be that the model overfits the data, which when you have lots of cells without data, the model will become skewed. Small variations in the data can lead to completely different tree structures, making them unstable and resulting in elevated levels of variance. An example would be predicting whether a customer will buy a product based on age, income, and purchase history.</w:t>
      </w:r>
    </w:p>
    <w:p w14:paraId="42C0B186" w14:textId="77777777" w:rsidR="00D928F4" w:rsidRPr="002910DF" w:rsidRDefault="00D928F4" w:rsidP="001D13E5">
      <w:pPr>
        <w:pStyle w:val="Heading4"/>
      </w:pPr>
      <w:r w:rsidRPr="002910DF">
        <w:t>Random Forest</w:t>
      </w:r>
    </w:p>
    <w:p w14:paraId="0AD73311" w14:textId="5DAF1853" w:rsidR="00170845" w:rsidRDefault="00326049" w:rsidP="00D928F4">
      <w:r>
        <w:t xml:space="preserve">Random Forest </w:t>
      </w:r>
      <w:r w:rsidR="00D928F4" w:rsidRPr="002910DF">
        <w:t xml:space="preserve">is </w:t>
      </w:r>
      <w:bookmarkStart w:id="28" w:name="_Int_mXd8yNAF"/>
      <w:r w:rsidR="00D928F4" w:rsidRPr="002910DF">
        <w:t>similar to</w:t>
      </w:r>
      <w:bookmarkEnd w:id="28"/>
      <w:r w:rsidR="00D928F4" w:rsidRPr="002910DF">
        <w:t xml:space="preserve"> Decision Trees, the difference being that the random forest model constructs multiple trees during training. Each tree in the forest </w:t>
      </w:r>
      <w:bookmarkStart w:id="29" w:name="_Int_ncVcM3ka"/>
      <w:r w:rsidR="00D928F4" w:rsidRPr="002910DF">
        <w:t>operates</w:t>
      </w:r>
      <w:bookmarkEnd w:id="29"/>
      <w:r w:rsidR="00D928F4" w:rsidRPr="002910DF">
        <w:t xml:space="preserve"> independently and outputs a class prediction. The mode is then taking from all </w:t>
      </w:r>
      <w:r w:rsidR="00D86F77">
        <w:t xml:space="preserve">of the </w:t>
      </w:r>
      <w:r w:rsidR="00D928F4" w:rsidRPr="002910DF">
        <w:t xml:space="preserve">outputs. </w:t>
      </w:r>
    </w:p>
    <w:p w14:paraId="2F4D3D76" w14:textId="0730CA7B" w:rsidR="00170845" w:rsidRDefault="00D928F4" w:rsidP="00D928F4">
      <w:r w:rsidRPr="002910DF">
        <w:t xml:space="preserve">This model is significantly more </w:t>
      </w:r>
      <w:bookmarkStart w:id="30" w:name="_Int_1OxNmUlZ"/>
      <w:r w:rsidRPr="002910DF">
        <w:t>accurate</w:t>
      </w:r>
      <w:bookmarkEnd w:id="30"/>
      <w:r w:rsidRPr="002910DF">
        <w:t xml:space="preserve"> than its counterpart, by reducing overfitting due to taking the mode of all individual trees. This also makes the model significantly more robust to any noise or outliers, even missing values. However, due to the forest </w:t>
      </w:r>
      <w:bookmarkStart w:id="31" w:name="_Int_UJCuF6TD"/>
      <w:r w:rsidRPr="002910DF">
        <w:t>comprising</w:t>
      </w:r>
      <w:bookmarkEnd w:id="31"/>
      <w:r w:rsidRPr="002910DF">
        <w:t xml:space="preserve"> of multiple decision trees, it’s harder to draw conclusions and interpret results behind individual predictions. </w:t>
      </w:r>
      <w:sdt>
        <w:sdtPr>
          <w:rPr>
            <w:rFonts w:cs="Arial"/>
            <w:color w:val="000000"/>
            <w:highlight w:val="white"/>
          </w:rPr>
          <w:alias w:val="Citation"/>
          <w:tag w:val="{&quot;referencesIds&quot;:[&quot;doc:65e06c2d12e8a85f68f73bb5&quot;],&quot;referencesOptions&quot;:{&quot;doc:65e06c2d12e8a85f68f73bb5&quot;:{&quot;author&quot;:true,&quot;year&quot;:true,&quot;pageReplace&quot;:&quot;&quot;,&quot;prefix&quot;:&quot;&quot;,&quot;suffix&quot;:&quot;&quot;}},&quot;hasBrokenReferences&quot;:false,&quot;hasManualEdits&quot;:false,&quot;citationType&quot;:&quot;inline&quot;}"/>
          <w:id w:val="491072516"/>
          <w:placeholder>
            <w:docPart w:val="B8E1080CA1704B4BBDD92563BE0C5218"/>
          </w:placeholder>
        </w:sdtPr>
        <w:sdtContent>
          <w:r w:rsidR="000E139E">
            <w:rPr>
              <w:rFonts w:eastAsia="Times New Roman" w:cs="Arial"/>
              <w:color w:val="000000"/>
            </w:rPr>
            <w:t>(Breiman &amp; L, 2001)</w:t>
          </w:r>
        </w:sdtContent>
      </w:sdt>
    </w:p>
    <w:p w14:paraId="108AE0FB" w14:textId="77777777" w:rsidR="00E60583" w:rsidRDefault="00D928F4" w:rsidP="00D928F4">
      <w:r w:rsidRPr="002910DF">
        <w:lastRenderedPageBreak/>
        <w:t xml:space="preserve">This model consumes larger quantities of memory due to there being multiple trees, so can slow down results, making the project less time efficient. The major negative of the model would be that it can be biased towards the majority class, which in our case would be ‘yes’. </w:t>
      </w:r>
    </w:p>
    <w:p w14:paraId="7567391E" w14:textId="6A195B1D" w:rsidR="00D928F4" w:rsidRPr="002910DF" w:rsidRDefault="00D928F4" w:rsidP="00D928F4">
      <w:r w:rsidRPr="002910DF">
        <w:t xml:space="preserve">The </w:t>
      </w:r>
      <w:r w:rsidR="00AB1844">
        <w:t xml:space="preserve">way </w:t>
      </w:r>
      <w:r w:rsidRPr="002910DF">
        <w:t>to counteract this would be by implementing class weights or using sampling techniques. However, given the time constraints of the project, this may</w:t>
      </w:r>
      <w:r w:rsidR="0021055C">
        <w:t xml:space="preserve"> not be</w:t>
      </w:r>
      <w:r w:rsidRPr="002910DF">
        <w:t xml:space="preserve"> possible.</w:t>
      </w:r>
    </w:p>
    <w:p w14:paraId="14073321" w14:textId="77777777" w:rsidR="00D928F4" w:rsidRPr="002910DF" w:rsidRDefault="00D928F4" w:rsidP="00D928F4">
      <w:pPr>
        <w:pStyle w:val="Heading3"/>
      </w:pPr>
      <w:bookmarkStart w:id="32" w:name="_Toc160103496"/>
      <w:r w:rsidRPr="002910DF">
        <w:t>Logistic Regression</w:t>
      </w:r>
      <w:bookmarkEnd w:id="32"/>
    </w:p>
    <w:p w14:paraId="34ADF1BF" w14:textId="77777777" w:rsidR="00250755" w:rsidRDefault="00031FDE" w:rsidP="5869E76D">
      <w:pPr>
        <w:spacing w:after="0"/>
      </w:pPr>
      <w:r>
        <w:t xml:space="preserve">For </w:t>
      </w:r>
      <w:r w:rsidRPr="002910DF">
        <w:t xml:space="preserve">binary </w:t>
      </w:r>
      <w:r w:rsidR="00D928F4" w:rsidRPr="002910DF">
        <w:t xml:space="preserve">data </w:t>
      </w:r>
      <w:r w:rsidR="008E1B56">
        <w:t xml:space="preserve">such as </w:t>
      </w:r>
      <w:r w:rsidR="00D928F4" w:rsidRPr="002910DF">
        <w:t xml:space="preserve">the target variable </w:t>
      </w:r>
      <w:r w:rsidR="008E1B56">
        <w:t>(attendance status), there are only two options</w:t>
      </w:r>
      <w:r w:rsidR="00D928F4" w:rsidRPr="002910DF">
        <w:t xml:space="preserve">, such as spam/not spam, true/false, or in our case, yes/no. Given that this is non-negotiable, the choice of potential algorithms shrinks. </w:t>
      </w:r>
    </w:p>
    <w:p w14:paraId="37903143" w14:textId="77777777" w:rsidR="00250755" w:rsidRDefault="2F314ED0" w:rsidP="5869E76D">
      <w:pPr>
        <w:spacing w:after="0"/>
      </w:pPr>
      <w:r>
        <w:t>Logistic Regression</w:t>
      </w:r>
      <w:r w:rsidR="5EAEF853">
        <w:t xml:space="preserve"> is</w:t>
      </w:r>
      <w:r>
        <w:t xml:space="preserve"> a linear model used for binary classification. It estimates the probability that a given input belongs to the positive outcome, yes, using the logistic function. </w:t>
      </w:r>
    </w:p>
    <w:p w14:paraId="0DABFBAD" w14:textId="324B5ECC" w:rsidR="0086016B" w:rsidRPr="00355F5E" w:rsidRDefault="74029466" w:rsidP="5869E76D">
      <w:pPr>
        <w:spacing w:after="0"/>
        <w:rPr>
          <w:rFonts w:eastAsia="Arial" w:cs="Arial"/>
        </w:rPr>
      </w:pPr>
      <w:r w:rsidRPr="00355F5E">
        <w:rPr>
          <w:rFonts w:eastAsia="Arial" w:cs="Arial"/>
        </w:rPr>
        <w:t xml:space="preserve">The function itself a mathematical S-shaped curve used to model growth processes; in this case machine learning for classification tasks. It is defined by the formula </w:t>
      </w:r>
      <w:r w:rsidR="4F4A6254" w:rsidRPr="00355F5E">
        <w:rPr>
          <w:rFonts w:eastAsia="Arial" w:cs="Arial"/>
          <w:i/>
        </w:rPr>
        <w:t>f</w:t>
      </w:r>
      <w:r w:rsidR="4F4A6254" w:rsidRPr="00355F5E">
        <w:rPr>
          <w:rFonts w:eastAsia="Arial" w:cs="Arial"/>
        </w:rPr>
        <w:t>(</w:t>
      </w:r>
      <w:r w:rsidR="4F4A6254" w:rsidRPr="00355F5E">
        <w:rPr>
          <w:rFonts w:eastAsia="Arial" w:cs="Arial"/>
          <w:i/>
        </w:rPr>
        <w:t>x</w:t>
      </w:r>
      <w:r w:rsidR="4F4A6254" w:rsidRPr="00355F5E">
        <w:rPr>
          <w:rFonts w:eastAsia="Arial" w:cs="Arial"/>
        </w:rPr>
        <w:t>)=</w:t>
      </w:r>
      <m:oMath>
        <m:r>
          <w:rPr>
            <w:rFonts w:ascii="Cambria Math" w:hAnsi="Cambria Math"/>
          </w:rPr>
          <m:t> </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-k</m:t>
                </m:r>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 </m:t>
                    </m:r>
                  </m:e>
                </m:d>
              </m:sup>
            </m:sSup>
          </m:den>
        </m:f>
      </m:oMath>
      <w:r w:rsidR="3A4524DA" w:rsidRPr="00355F5E">
        <w:rPr>
          <w:rFonts w:eastAsia="Arial" w:cs="Arial"/>
        </w:rPr>
        <w:t xml:space="preserve">, </w:t>
      </w:r>
      <w:r w:rsidRPr="00355F5E">
        <w:rPr>
          <w:rFonts w:eastAsia="Arial" w:cs="Arial"/>
        </w:rPr>
        <w:t xml:space="preserve">where </w:t>
      </w:r>
      <w:r w:rsidRPr="00355F5E">
        <w:rPr>
          <w:rFonts w:eastAsia="Arial" w:cs="Arial"/>
          <w:i/>
        </w:rPr>
        <w:t>e</w:t>
      </w:r>
      <w:r w:rsidRPr="00355F5E">
        <w:rPr>
          <w:rFonts w:eastAsia="Arial" w:cs="Arial"/>
        </w:rPr>
        <w:t xml:space="preserve"> is the base of the natural logarithm, x</w:t>
      </w:r>
      <w:r w:rsidR="3A8ACBF4" w:rsidRPr="00355F5E">
        <w:rPr>
          <w:rFonts w:eastAsia="Arial" w:cs="Arial"/>
          <w:vertAlign w:val="subscript"/>
        </w:rPr>
        <w:t>0</w:t>
      </w:r>
      <w:r w:rsidRPr="00355F5E">
        <w:rPr>
          <w:rFonts w:eastAsia="Arial" w:cs="Arial"/>
        </w:rPr>
        <w:t xml:space="preserve">, is the value of the sigmoid's midpoint, and </w:t>
      </w:r>
      <w:r w:rsidRPr="00355F5E">
        <w:rPr>
          <w:rFonts w:eastAsia="Arial" w:cs="Arial"/>
          <w:i/>
        </w:rPr>
        <w:t>k</w:t>
      </w:r>
      <w:r w:rsidRPr="00355F5E">
        <w:rPr>
          <w:rFonts w:eastAsia="Arial" w:cs="Arial"/>
        </w:rPr>
        <w:t xml:space="preserve"> is the steepness of the curve. This function outputs values between 0 and 1, making it particularly useful for representing probabilities in logistic regression.</w:t>
      </w:r>
      <w:r w:rsidR="000E139E">
        <w:rPr>
          <w:rFonts w:eastAsia="Arial" w:cs="Arial"/>
        </w:rPr>
        <w:t xml:space="preserve"> </w:t>
      </w:r>
      <w:sdt>
        <w:sdtPr>
          <w:rPr>
            <w:rFonts w:eastAsia="Arial" w:cs="Arial"/>
            <w:color w:val="000000"/>
            <w:highlight w:val="white"/>
          </w:rPr>
          <w:alias w:val="Citation"/>
          <w:tag w:val="{&quot;referencesIds&quot;:[&quot;doc:65e06c7d94460a758fa7d053&quot;],&quot;referencesOptions&quot;:{&quot;doc:65e06c7d94460a758fa7d053&quot;:{&quot;author&quot;:true,&quot;year&quot;:true,&quot;pageReplace&quot;:&quot;&quot;,&quot;prefix&quot;:&quot;&quot;,&quot;suffix&quot;:&quot;&quot;}},&quot;hasBrokenReferences&quot;:false,&quot;hasManualEdits&quot;:false,&quot;citationType&quot;:&quot;inline&quot;}"/>
          <w:id w:val="4174488"/>
          <w:placeholder>
            <w:docPart w:val="D9493B1C691D495F9E0B2796EEDB10A4"/>
          </w:placeholder>
        </w:sdtPr>
        <w:sdtContent>
          <w:r w:rsidR="000E139E">
            <w:rPr>
              <w:rFonts w:eastAsia="Times New Roman" w:cs="Arial"/>
              <w:color w:val="000000"/>
            </w:rPr>
            <w:t>(Logistic Regression.)</w:t>
          </w:r>
        </w:sdtContent>
      </w:sdt>
    </w:p>
    <w:p w14:paraId="163114C1" w14:textId="2F3E8CCA" w:rsidR="00D3102F" w:rsidRDefault="0086016B" w:rsidP="5869E76D">
      <w:pPr>
        <w:spacing w:after="0"/>
      </w:pPr>
      <w:r>
        <w:t xml:space="preserve">An example application of this model is </w:t>
      </w:r>
      <w:r w:rsidR="00D928F4" w:rsidRPr="002910DF">
        <w:t xml:space="preserve">teachers predicting whether a student will pass or fail, based on </w:t>
      </w:r>
      <w:bookmarkStart w:id="33" w:name="_Int_cKqT2XyY"/>
      <w:r w:rsidR="00D928F4" w:rsidRPr="002910DF">
        <w:t>previous</w:t>
      </w:r>
      <w:bookmarkEnd w:id="33"/>
      <w:r w:rsidR="00D928F4" w:rsidRPr="002910DF">
        <w:t xml:space="preserve"> results, attendance, and study hours. The major positive to this method would be the efficiency of the model, as training and prediction is fast. </w:t>
      </w:r>
    </w:p>
    <w:p w14:paraId="58F86147" w14:textId="1592CF3D" w:rsidR="00B16A2B" w:rsidRDefault="00D928F4" w:rsidP="00573DA8">
      <w:r w:rsidRPr="002910DF">
        <w:t xml:space="preserve">Our dataset has a lot of missing data, so for the time being this model wouldn’t be </w:t>
      </w:r>
      <w:r w:rsidR="00A81CB8">
        <w:t>the best choice</w:t>
      </w:r>
      <w:r w:rsidRPr="002910DF">
        <w:t xml:space="preserve">. The missing data would be even more disastrous to the model if you consider them outliers, as this algorithm is disproportionately influenced by outliers, therefore affecting predictions. </w:t>
      </w:r>
    </w:p>
    <w:p w14:paraId="5BCC6CE9" w14:textId="77777777" w:rsidR="00DA5AF9" w:rsidRDefault="00DA5AF9" w:rsidP="00DA5AF9">
      <w:pPr>
        <w:pStyle w:val="Heading2"/>
      </w:pPr>
      <w:bookmarkStart w:id="34" w:name="_Toc160103497"/>
      <w:r>
        <w:t>Assumptions</w:t>
      </w:r>
      <w:bookmarkEnd w:id="34"/>
    </w:p>
    <w:p w14:paraId="4C7B0115" w14:textId="77777777" w:rsidR="00DA5AF9" w:rsidRDefault="00DA5AF9" w:rsidP="00DA5AF9">
      <w:r>
        <w:t>To implement prediction models on the available conference data, certain assumptions must be made. These assumptions are listed below:</w:t>
      </w:r>
    </w:p>
    <w:p w14:paraId="25E565B0" w14:textId="75AC9250" w:rsidR="00DA5AF9" w:rsidRDefault="003F09D8" w:rsidP="00DA5AF9">
      <w:pPr>
        <w:pStyle w:val="ListParagraph"/>
        <w:numPr>
          <w:ilvl w:val="0"/>
          <w:numId w:val="24"/>
        </w:numPr>
      </w:pPr>
      <w:r w:rsidRPr="003F09D8">
        <w:lastRenderedPageBreak/>
        <w:t>The booking count is only relevant before the event date. Any bookings made on or after the event date are assumed to be for online attendance or online viewing of recorded material. Therefore, these bookings are immaterial and irrelevant for the event organizers in terms of operational considerations.</w:t>
      </w:r>
    </w:p>
    <w:p w14:paraId="14885189" w14:textId="77777777" w:rsidR="007B22EE" w:rsidRDefault="007B22EE" w:rsidP="00DA5AF9">
      <w:pPr>
        <w:pStyle w:val="ListParagraph"/>
        <w:numPr>
          <w:ilvl w:val="0"/>
          <w:numId w:val="24"/>
        </w:numPr>
      </w:pPr>
      <w:r>
        <w:t>T</w:t>
      </w:r>
      <w:r w:rsidR="00121671" w:rsidRPr="00121671">
        <w:t xml:space="preserve">he effect of </w:t>
      </w:r>
      <w:r>
        <w:t>an advertisement campaign is</w:t>
      </w:r>
      <w:r w:rsidR="00121671" w:rsidRPr="00121671">
        <w:t xml:space="preserve"> </w:t>
      </w:r>
      <w:r>
        <w:t>assumed to be the same for all days of the week in which the campaign was launched</w:t>
      </w:r>
      <w:r w:rsidR="00121671" w:rsidRPr="00121671">
        <w:t>.</w:t>
      </w:r>
    </w:p>
    <w:p w14:paraId="687104E2" w14:textId="4537530B" w:rsidR="00FA7249" w:rsidRDefault="00536AB4" w:rsidP="00DA5AF9">
      <w:pPr>
        <w:pStyle w:val="ListParagraph"/>
        <w:numPr>
          <w:ilvl w:val="0"/>
          <w:numId w:val="24"/>
        </w:numPr>
      </w:pPr>
      <w:r w:rsidRPr="00536AB4">
        <w:t xml:space="preserve">The effect of advertisements is </w:t>
      </w:r>
      <w:r w:rsidR="00A27461">
        <w:t xml:space="preserve">assumed to be </w:t>
      </w:r>
      <w:r w:rsidRPr="00536AB4">
        <w:t xml:space="preserve">the same on all days and does not depend on other factors. For example, the effect of advertisements </w:t>
      </w:r>
      <w:r w:rsidR="00A27461">
        <w:t xml:space="preserve">is assumed not to be </w:t>
      </w:r>
      <w:r w:rsidRPr="00536AB4">
        <w:t xml:space="preserve">different on weekdays vs weekends, </w:t>
      </w:r>
      <w:r w:rsidR="00851AE1">
        <w:t xml:space="preserve">and it is assumed not to be impacted by closeness to the event date </w:t>
      </w:r>
      <w:r w:rsidR="00AC0ABD">
        <w:t>itself</w:t>
      </w:r>
      <w:r w:rsidRPr="00536AB4">
        <w:t>.</w:t>
      </w:r>
    </w:p>
    <w:p w14:paraId="5F9145A9" w14:textId="0BDFE2E6" w:rsidR="003F09D8" w:rsidRDefault="00AC0ABD" w:rsidP="00DA5AF9">
      <w:pPr>
        <w:pStyle w:val="ListParagraph"/>
        <w:numPr>
          <w:ilvl w:val="0"/>
          <w:numId w:val="24"/>
        </w:numPr>
      </w:pPr>
      <w:r>
        <w:t>People from a particular target audience are assumed to show similar booking patterns across different conferences, so conference data can be grouped by target audience.</w:t>
      </w:r>
    </w:p>
    <w:p w14:paraId="3651DFCA" w14:textId="77777777" w:rsidR="00AC0ABD" w:rsidRDefault="00AC0ABD" w:rsidP="00DA5AF9">
      <w:pPr>
        <w:pStyle w:val="ListParagraph"/>
        <w:numPr>
          <w:ilvl w:val="0"/>
          <w:numId w:val="24"/>
        </w:numPr>
      </w:pPr>
    </w:p>
    <w:p w14:paraId="044B6774" w14:textId="77777777" w:rsidR="00DA5AF9" w:rsidRPr="00573DA8" w:rsidRDefault="00DA5AF9" w:rsidP="00573DA8"/>
    <w:p w14:paraId="159D5E0C" w14:textId="41452613" w:rsidR="41A7E08A" w:rsidRDefault="41A7E08A" w:rsidP="007260DC">
      <w:pPr>
        <w:pStyle w:val="Heading2"/>
        <w:rPr>
          <w:rStyle w:val="eop"/>
          <w:rFonts w:eastAsia="Arial" w:cs="Arial"/>
          <w:b w:val="0"/>
          <w:bCs/>
          <w:szCs w:val="24"/>
          <w:lang w:val="en-US"/>
        </w:rPr>
      </w:pPr>
      <w:bookmarkStart w:id="35" w:name="_Toc160103498"/>
      <w:r w:rsidRPr="679CC951">
        <w:rPr>
          <w:rStyle w:val="eop"/>
          <w:rFonts w:eastAsia="Arial" w:cs="Arial"/>
          <w:bCs/>
          <w:szCs w:val="24"/>
          <w:lang w:val="en-US"/>
        </w:rPr>
        <w:t>Implementation</w:t>
      </w:r>
      <w:bookmarkEnd w:id="35"/>
    </w:p>
    <w:p w14:paraId="4F944BA2" w14:textId="77777777" w:rsidR="00A20F6C" w:rsidRDefault="5938A1F0" w:rsidP="679CC951">
      <w:pPr>
        <w:rPr>
          <w:rFonts w:eastAsia="Arial" w:cs="Arial"/>
          <w:szCs w:val="24"/>
          <w:lang w:val="en-US"/>
        </w:rPr>
      </w:pPr>
      <w:r w:rsidRPr="679CC951">
        <w:rPr>
          <w:rFonts w:eastAsia="Arial" w:cs="Arial"/>
          <w:szCs w:val="24"/>
          <w:lang w:val="en-US"/>
        </w:rPr>
        <w:t xml:space="preserve">The primary objective of the project was to develop a predictive framework capable of forecasting event registrations for conferences tailored to distinct audience segments, including IT managers, education managers, property managers, and education property managers. </w:t>
      </w:r>
    </w:p>
    <w:p w14:paraId="687F2075" w14:textId="77777777" w:rsidR="00A20F6C" w:rsidRDefault="5938A1F0" w:rsidP="679CC951">
      <w:pPr>
        <w:rPr>
          <w:rFonts w:eastAsia="Arial" w:cs="Arial"/>
          <w:szCs w:val="24"/>
        </w:rPr>
      </w:pPr>
      <w:r w:rsidRPr="679CC951">
        <w:rPr>
          <w:rFonts w:eastAsia="Arial" w:cs="Arial"/>
          <w:szCs w:val="24"/>
          <w:lang w:val="en-US"/>
        </w:rPr>
        <w:t>This forecasting aimed to analyze the patterns of registrations leading up to the start date of each conference, with the ultimate goal of predicting the total number of final registrations</w:t>
      </w:r>
      <w:r w:rsidRPr="679CC951">
        <w:rPr>
          <w:rFonts w:eastAsia="Arial" w:cs="Arial"/>
          <w:szCs w:val="24"/>
        </w:rPr>
        <w:t xml:space="preserve">. </w:t>
      </w:r>
    </w:p>
    <w:p w14:paraId="076D0AA3" w14:textId="77777777" w:rsidR="00A20F6C" w:rsidRDefault="5938A1F0" w:rsidP="679CC951">
      <w:pPr>
        <w:rPr>
          <w:rFonts w:eastAsia="Arial" w:cs="Arial"/>
          <w:szCs w:val="24"/>
        </w:rPr>
      </w:pPr>
      <w:r w:rsidRPr="679CC951">
        <w:rPr>
          <w:rFonts w:eastAsia="Arial" w:cs="Arial"/>
          <w:szCs w:val="24"/>
        </w:rPr>
        <w:t xml:space="preserve">By understanding registration patterns and predicting total attendance, the </w:t>
      </w:r>
      <w:r w:rsidR="00A20F6C">
        <w:rPr>
          <w:rFonts w:eastAsia="Arial" w:cs="Arial"/>
          <w:szCs w:val="24"/>
        </w:rPr>
        <w:t>application</w:t>
      </w:r>
      <w:r w:rsidRPr="679CC951">
        <w:rPr>
          <w:rFonts w:eastAsia="Arial" w:cs="Arial"/>
          <w:szCs w:val="24"/>
        </w:rPr>
        <w:t xml:space="preserve"> serves a strategic business function, allowing decision-makers to determine if and when further advertising is needed. </w:t>
      </w:r>
    </w:p>
    <w:p w14:paraId="36AC5986" w14:textId="71593C59" w:rsidR="5938A1F0" w:rsidRDefault="5938A1F0" w:rsidP="679CC951">
      <w:pPr>
        <w:rPr>
          <w:rFonts w:eastAsia="Arial" w:cs="Arial"/>
          <w:szCs w:val="24"/>
        </w:rPr>
      </w:pPr>
      <w:r w:rsidRPr="679CC951">
        <w:rPr>
          <w:rFonts w:eastAsia="Arial" w:cs="Arial"/>
          <w:szCs w:val="24"/>
        </w:rPr>
        <w:t>Accurate forecasts are essential for meeting attendance goals, optimizing marketing budgets, and improving the planning and execution of these events.</w:t>
      </w:r>
    </w:p>
    <w:p w14:paraId="18D0AACD" w14:textId="77777777" w:rsidR="00EE2EEE" w:rsidRPr="00997C30" w:rsidRDefault="00EE2EEE" w:rsidP="009815CD">
      <w:pPr>
        <w:pStyle w:val="Heading3"/>
      </w:pPr>
      <w:bookmarkStart w:id="36" w:name="_Toc160103499"/>
      <w:r>
        <w:t>Regression Models</w:t>
      </w:r>
      <w:bookmarkEnd w:id="36"/>
    </w:p>
    <w:p w14:paraId="18354541" w14:textId="77777777" w:rsidR="00EE2EEE" w:rsidRDefault="00EE2EEE" w:rsidP="00EE2EEE">
      <w:r>
        <w:t xml:space="preserve">The three regression models introduced in the literature review were implemented to evaluate their predictive performance for the project. To implement these models, it </w:t>
      </w:r>
      <w:r>
        <w:lastRenderedPageBreak/>
        <w:t>was important to first clean the data before each model could process it to make predictions. Once the data was prepared in the appropriate format, each model was implemented using the scikit-learn library in python and the results were compared.</w:t>
      </w:r>
    </w:p>
    <w:p w14:paraId="4465EDE6" w14:textId="2399A1A6" w:rsidR="00946AB5" w:rsidRDefault="009B3C0F" w:rsidP="00EE2EEE">
      <w:r>
        <w:t>For implementation of prediction models, t</w:t>
      </w:r>
      <w:r w:rsidR="00946AB5">
        <w:t>he data wa</w:t>
      </w:r>
      <w:r>
        <w:t xml:space="preserve">s split into testing and training data randomly, such that </w:t>
      </w:r>
      <w:r w:rsidR="009E1F00">
        <w:t xml:space="preserve">80% of the data was </w:t>
      </w:r>
      <w:r w:rsidR="006E0DDF">
        <w:t xml:space="preserve">for training while the remaining 20% was for testing. </w:t>
      </w:r>
      <w:r w:rsidR="00C93A33">
        <w:t xml:space="preserve">This split was </w:t>
      </w:r>
      <w:r w:rsidR="002D437C">
        <w:t xml:space="preserve">loosely driven by </w:t>
      </w:r>
      <w:r w:rsidR="00C93A33">
        <w:t xml:space="preserve">the </w:t>
      </w:r>
      <w:commentRangeStart w:id="37"/>
      <w:r w:rsidR="00C93A33">
        <w:t>Pareto principle</w:t>
      </w:r>
      <w:commentRangeEnd w:id="37"/>
      <w:r w:rsidR="00901432">
        <w:rPr>
          <w:rStyle w:val="CommentReference"/>
        </w:rPr>
        <w:commentReference w:id="37"/>
      </w:r>
      <w:r w:rsidR="00C93A33">
        <w:t>.</w:t>
      </w:r>
      <w:r w:rsidR="003829BA">
        <w:t xml:space="preserve"> </w:t>
      </w:r>
    </w:p>
    <w:p w14:paraId="4EAE8CBA" w14:textId="77777777" w:rsidR="00EE2EEE" w:rsidRPr="009803A7" w:rsidRDefault="00EE2EEE" w:rsidP="00890FDD">
      <w:pPr>
        <w:pStyle w:val="Heading4"/>
      </w:pPr>
      <w:r w:rsidRPr="009803A7">
        <w:t>Data Processing</w:t>
      </w:r>
      <w:r w:rsidRPr="009803A7">
        <w:tab/>
      </w:r>
    </w:p>
    <w:p w14:paraId="1959ABAA" w14:textId="77777777" w:rsidR="00EE2EEE" w:rsidRDefault="00EE2EEE" w:rsidP="00EE2EEE">
      <w:r>
        <w:t xml:space="preserve">Seven csv files were provided, each containing booking and attendance data for a unique conference. The conferences could be grouped based on the target audience, of which there were four in total: IT Managers, Property Managers, Education Property Managers, and Education Managers. </w:t>
      </w:r>
    </w:p>
    <w:p w14:paraId="201B6869" w14:textId="77777777" w:rsidR="00EE2EEE" w:rsidRDefault="00EE2EEE" w:rsidP="00EE2EEE">
      <w:r>
        <w:t>A fifth target audience was added, titled “Others”, which had the data of all of the files combined. This would allow for predictions of conferences for target audiences other than the original four listed above.</w:t>
      </w:r>
    </w:p>
    <w:p w14:paraId="56813AD7" w14:textId="77777777" w:rsidR="00EE2EEE" w:rsidRDefault="00EE2EEE" w:rsidP="00EE2EEE">
      <w:r>
        <w:t>For the regression models, the booking date and booking reference for each row across all seven files was determined to be the relevant data. These columns were therefore imported into a data frame using the pandas library of python.</w:t>
      </w:r>
    </w:p>
    <w:p w14:paraId="36BB3AE0" w14:textId="77777777" w:rsidR="00EE2EEE" w:rsidRDefault="00EE2EEE" w:rsidP="00EE2EEE">
      <w:r>
        <w:t xml:space="preserve">It was assumed that the booking process was active from the first date in each csv file up until the event date for each file. The dates missing from the csv file in this date range were therefore assumed to have had no bookings. Records for these missing dates were added to the data frames to ensure a consistent time range. </w:t>
      </w:r>
    </w:p>
    <w:p w14:paraId="47CE6503" w14:textId="77777777" w:rsidR="00EE2EEE" w:rsidRDefault="00EE2EEE" w:rsidP="00EE2EEE">
      <w:r>
        <w:t>The entries (hereon to be referred to as bookings) on or after the event date for each conference were removed. These bookings are assumed to be of no practical significance to an event organizer.</w:t>
      </w:r>
    </w:p>
    <w:p w14:paraId="5406026C" w14:textId="77777777" w:rsidR="00EE2EEE" w:rsidRDefault="00EE2EEE" w:rsidP="00EE2EEE">
      <w:r>
        <w:t>Columns for weeks and days corresponding to the dates were then added. It was ensured that the weeks always start on a Monday regardless of the first date in a file. If the first booking was made on a day other than Monday, the program would select the Monday before the first booking day as the starting day for the first week. This week would be labelled as Week 1.</w:t>
      </w:r>
    </w:p>
    <w:p w14:paraId="0597DD61" w14:textId="77777777" w:rsidR="00EE2EEE" w:rsidRDefault="00EE2EEE" w:rsidP="00EE2EEE">
      <w:r>
        <w:t xml:space="preserve">The bookings were grouped by week numbers to produce a count of bookings per week. The Z score for bookings per week was then determined to identify outliers. </w:t>
      </w:r>
      <w:r>
        <w:lastRenderedPageBreak/>
        <w:t>These were the weeks with Z scores greater than 2 and were deemed to have been affected by advertisements.</w:t>
      </w:r>
    </w:p>
    <w:p w14:paraId="2E14742F" w14:textId="77777777" w:rsidR="00EE2EEE" w:rsidRDefault="00EE2EEE" w:rsidP="00EE2EEE">
      <w:r>
        <w:t xml:space="preserve">The machine learning models being used require a substantial volume of data to work effectively. Grouping the bookings by week reduced the size of data per target audience greatly. Therefore, day numbers were also determined, and the bookings were then grouped by the day numbers in a separate data frame. </w:t>
      </w:r>
    </w:p>
    <w:p w14:paraId="61B9ED6A" w14:textId="77777777" w:rsidR="00EE2EEE" w:rsidRDefault="00EE2EEE" w:rsidP="00EE2EEE">
      <w:r>
        <w:t>Another column with binary values was added for Advertisement Status. The value would be 1 for the days that fell in the weeks with Z scores greater than 2. The data frames based on day numbers were then merged by target audience.</w:t>
      </w:r>
    </w:p>
    <w:p w14:paraId="34D5DA25" w14:textId="77777777" w:rsidR="00EE2EEE" w:rsidRDefault="00EE2EEE" w:rsidP="00EE2EEE">
      <w:r>
        <w:t>To implement the models, the days data frame was split into two data frames, one containing the day numbers and the advertisement status to form the feature matrix, and the other containing the booking counts.</w:t>
      </w:r>
    </w:p>
    <w:p w14:paraId="0B1E80BB" w14:textId="77777777" w:rsidR="00EE2EEE" w:rsidRDefault="00EE2EEE" w:rsidP="00647C43">
      <w:pPr>
        <w:pStyle w:val="Heading4"/>
      </w:pPr>
      <w:r>
        <w:t>OLS Linear Regression</w:t>
      </w:r>
    </w:p>
    <w:p w14:paraId="2C3D3DC2" w14:textId="77777777" w:rsidR="00EE2EEE" w:rsidRDefault="00EE2EEE" w:rsidP="00EE2EEE">
      <w:r>
        <w:t>The LinearRegression function from the scikit-learn library of python was used to perform OLS linear regression. 10-fold cross validation was carried out to estimate the accuracy and fit metrics of the model by taking the mean of the metrics found from all the folds.</w:t>
      </w:r>
    </w:p>
    <w:p w14:paraId="4476FB51" w14:textId="77777777" w:rsidR="00EE2EEE" w:rsidRDefault="00EE2EEE" w:rsidP="00EE2EEE">
      <w:r>
        <w:t xml:space="preserve">The cross-validation code performs the testing and training data splits 10 times, taking the data from different sections of the dataset for each split. To plot the developed regression model against the actual data, a testing and training data split was manually performed at the end to prepare the data for the plot. </w:t>
      </w:r>
    </w:p>
    <w:p w14:paraId="239422FA" w14:textId="77777777" w:rsidR="00EE2EEE" w:rsidRDefault="00EE2EEE" w:rsidP="00EE2EEE">
      <w:r>
        <w:t>For this final split, the data was stratified on the Advertisement Status column to ensure both the training and testing datasets had days where the advertisement status was 1 (in case the main data frame had any advertisements).</w:t>
      </w:r>
    </w:p>
    <w:p w14:paraId="050E8E6A" w14:textId="77777777" w:rsidR="00EE2EEE" w:rsidRDefault="00EE2EEE" w:rsidP="00EE2EEE">
      <w:r>
        <w:t xml:space="preserve">The intercept term was set as 0 for the OLS linear regression model on the logical grounds that Day 0 i.e., the day before the booking process was started, should have 0 bookings. </w:t>
      </w:r>
    </w:p>
    <w:p w14:paraId="1A7A37D3" w14:textId="77777777" w:rsidR="00EE2EEE" w:rsidRDefault="00EE2EEE" w:rsidP="00EE2EEE">
      <w:r>
        <w:t>After training the model on the training dataset, it was tested against the entire testing data, testing data with Advertisement Status as 1, and testing data with Advertisement Status as 0. The latter two tests were performed to determine the effectiveness of advertisements for each target audience.</w:t>
      </w:r>
    </w:p>
    <w:p w14:paraId="5DBC5FC9" w14:textId="77777777" w:rsidR="00EE2EEE" w:rsidRDefault="00EE2EEE" w:rsidP="00B9054B">
      <w:pPr>
        <w:pStyle w:val="Heading4"/>
      </w:pPr>
      <w:r>
        <w:lastRenderedPageBreak/>
        <w:t>Elastic Net Regression</w:t>
      </w:r>
    </w:p>
    <w:p w14:paraId="1EB37C76" w14:textId="77777777" w:rsidR="00EE2EEE" w:rsidRDefault="00EE2EEE" w:rsidP="00EE2EEE">
      <w:r>
        <w:t>For elastic net regression, the ElasticNetCV function from scikit-learn was used. This function has a built-in cross validation feature which was used to perform 10-fold cross validation. The goal for cross validation for this model was to determine the best value of alpha and the L1 ratio (hyperparameters) for each target audience data frame.</w:t>
      </w:r>
    </w:p>
    <w:p w14:paraId="66BA778F" w14:textId="77777777" w:rsidR="00EE2EEE" w:rsidRDefault="00EE2EEE" w:rsidP="00EE2EEE">
      <w:r>
        <w:t>Alpha represents the amount of penalization that will be applied to the model. The L1 ratio determines the relative effect of the lasso and ridge penalties. If L1 ratio is 1, the penalty will be a lasso penalty, while for an L1 ratio of 0, the penalty will be a ridge penalty. For any other value, it will be a combination of the ridge and lasso penalties.</w:t>
      </w:r>
    </w:p>
    <w:p w14:paraId="1A8987BC" w14:textId="77777777" w:rsidR="00EE2EEE" w:rsidRDefault="00EE2EEE" w:rsidP="00EE2EEE">
      <w:r>
        <w:t>W</w:t>
      </w:r>
      <w:r w:rsidRPr="00B313C1">
        <w:t xml:space="preserve">hile adding another layer of cross validation to get more accurate metrics for the model is possible, it would add unnecessary complexity to the model. Tuning the hyperparameters with </w:t>
      </w:r>
      <w:r>
        <w:t>cross validation</w:t>
      </w:r>
      <w:r w:rsidRPr="00B313C1">
        <w:t xml:space="preserve"> already maximizes the performance of the model in terms of accuracy (adding small bias to reduce variance through the best values of the regularization terms). </w:t>
      </w:r>
    </w:p>
    <w:p w14:paraId="29290885" w14:textId="77777777" w:rsidR="00EE2EEE" w:rsidRDefault="00EE2EEE" w:rsidP="00EE2EEE">
      <w:r>
        <w:t>T</w:t>
      </w:r>
      <w:r w:rsidRPr="00B313C1">
        <w:t xml:space="preserve">he second layer of CV would make the metrics for the model more robust, but </w:t>
      </w:r>
      <w:r>
        <w:t xml:space="preserve">it would increase computational costs. Therefore, </w:t>
      </w:r>
      <w:r w:rsidRPr="00B313C1">
        <w:t>the metrics obtained from just one prediction can suffice for this case as well.</w:t>
      </w:r>
    </w:p>
    <w:p w14:paraId="2638AC43" w14:textId="77777777" w:rsidR="00EE2EEE" w:rsidRDefault="00EE2EEE" w:rsidP="00EE2EEE">
      <w:r>
        <w:t xml:space="preserve">The intercept term for the model is set to 0, as for the OLS regression model. During the splitting of data, the data was stratified on the Advertisement Status column just like in the OLS model. As with the OLS model, the model was tested against all testing data, and testing data with Advertisement Status as 1 and then 0, to establish the effectiveness of advertisements.   </w:t>
      </w:r>
    </w:p>
    <w:p w14:paraId="673546ED" w14:textId="77777777" w:rsidR="00EE2EEE" w:rsidRPr="00617921" w:rsidRDefault="00EE2EEE" w:rsidP="00B9054B">
      <w:pPr>
        <w:pStyle w:val="Heading4"/>
      </w:pPr>
      <w:r>
        <w:t>Decision Tree Regression</w:t>
      </w:r>
    </w:p>
    <w:p w14:paraId="01EEE1F8" w14:textId="77777777" w:rsidR="00EE2EEE" w:rsidRDefault="00EE2EEE" w:rsidP="00EE2EEE">
      <w:r>
        <w:t>Decision trees are notorious for overfitting, so, to prevent this, the GridSearchCV function from scikit-learn was used to perform 10-fold cross validation to select the best combination of parameters for the decision tree. The parameters in question are the maximum depth of the tree, minimum number of samples for a split on an internal node, and minimum number of samples required on a leaf node.</w:t>
      </w:r>
    </w:p>
    <w:p w14:paraId="445FA1D6" w14:textId="77777777" w:rsidR="00EE2EEE" w:rsidRDefault="00EE2EEE" w:rsidP="00EE2EEE">
      <w:r>
        <w:t xml:space="preserve">Grid search cross validation ensures that the selected parameter values perform well on unseen data. This helps to strike a balance between overfitting and underfitting for decision trees. </w:t>
      </w:r>
    </w:p>
    <w:p w14:paraId="23D0782C" w14:textId="77777777" w:rsidR="00EE2EEE" w:rsidRDefault="00EE2EEE" w:rsidP="00EE2EEE">
      <w:r>
        <w:lastRenderedPageBreak/>
        <w:t>As a proof of concept, cross validation was performed again on the testing and training split to find the mean values of the model accuracy metrics. The argument about unnecessary complexity made against this approach in the previous section still stands and this step was taken in this model purely for testing.</w:t>
      </w:r>
    </w:p>
    <w:p w14:paraId="0F9EE9E8" w14:textId="77777777" w:rsidR="00EE2EEE" w:rsidRDefault="00EE2EEE" w:rsidP="00EE2EEE">
      <w:r>
        <w:t>The data was stratified during splitting as for the previous models. However, the concept of intercept does not generally apply to regression trees because they try to approximate the data locally. As with the other two models, the effect of advertisements was also quantified.</w:t>
      </w:r>
    </w:p>
    <w:p w14:paraId="7F3532B7" w14:textId="120C9DD2" w:rsidR="00DF609D" w:rsidRDefault="003C05AF" w:rsidP="003C05AF">
      <w:pPr>
        <w:pStyle w:val="Heading3"/>
      </w:pPr>
      <w:bookmarkStart w:id="38" w:name="_Toc160103500"/>
      <w:r>
        <w:t>Time Series Models</w:t>
      </w:r>
      <w:bookmarkEnd w:id="38"/>
    </w:p>
    <w:p w14:paraId="5A69F3BC" w14:textId="1724C80A" w:rsidR="00C14B71" w:rsidRPr="00C14B71" w:rsidRDefault="006E3A5B" w:rsidP="00C14B71">
      <w:pPr>
        <w:rPr>
          <w:lang w:val="en-US"/>
        </w:rPr>
      </w:pPr>
      <w:r>
        <w:t>The three time-series models introduced in the literature review were implemented to evaluate their predictive performance for the application.</w:t>
      </w:r>
    </w:p>
    <w:p w14:paraId="0636A31D" w14:textId="77777777" w:rsidR="003C05AF" w:rsidRDefault="003C05AF" w:rsidP="005527B8">
      <w:pPr>
        <w:pStyle w:val="Heading4"/>
        <w:rPr>
          <w:lang w:val="en-US"/>
        </w:rPr>
      </w:pPr>
      <w:r w:rsidRPr="679CC951">
        <w:rPr>
          <w:lang w:val="en-US"/>
        </w:rPr>
        <w:t>Data Preprocessing</w:t>
      </w:r>
    </w:p>
    <w:p w14:paraId="63125F60" w14:textId="77777777" w:rsidR="006E3A5B" w:rsidRDefault="006E3A5B" w:rsidP="003C05AF">
      <w:pPr>
        <w:rPr>
          <w:lang w:val="en-US"/>
        </w:rPr>
      </w:pPr>
      <w:r>
        <w:rPr>
          <w:lang w:val="en-US"/>
        </w:rPr>
        <w:t>D</w:t>
      </w:r>
      <w:r w:rsidR="003C05AF" w:rsidRPr="679CC951">
        <w:rPr>
          <w:lang w:val="en-US"/>
        </w:rPr>
        <w:t xml:space="preserve">ata preprocessing played a pivotal role in setting the foundation for accurate and meaningful analysis. The initial step involved the combination of datasets corresponding to the target audience: `D19` and `D21` datasets for IT managers, `NP21` and `GP21` for property managers, and `SRM22` and `SRM23` for education managers. </w:t>
      </w:r>
    </w:p>
    <w:p w14:paraId="791C519E" w14:textId="7183F9C7" w:rsidR="003C05AF" w:rsidRDefault="003C05AF" w:rsidP="003C05AF">
      <w:pPr>
        <w:rPr>
          <w:lang w:val="en-US"/>
        </w:rPr>
      </w:pPr>
      <w:r w:rsidRPr="679CC951">
        <w:rPr>
          <w:lang w:val="en-US"/>
        </w:rPr>
        <w:t xml:space="preserve">This aggregation was essential to ensure that the analysis comprehensively represented the registration trends across different audience segments. Following the combination of these datasets, a crucial preprocessing step was the calculation of daily registrations. This involved transforming the raw registration data into a daily </w:t>
      </w:r>
      <w:r w:rsidR="00AE349F">
        <w:rPr>
          <w:lang w:val="en-US"/>
        </w:rPr>
        <w:t xml:space="preserve">and weekly </w:t>
      </w:r>
      <w:r w:rsidRPr="679CC951">
        <w:rPr>
          <w:lang w:val="en-US"/>
        </w:rPr>
        <w:t>format, allowing for a more granular and insightful analysis of registration patterns over time.</w:t>
      </w:r>
    </w:p>
    <w:p w14:paraId="3D503571" w14:textId="1822C504" w:rsidR="006E3A5B" w:rsidRDefault="003C05AF" w:rsidP="003C05AF">
      <w:pPr>
        <w:rPr>
          <w:lang w:val="en-US"/>
        </w:rPr>
      </w:pPr>
      <w:r w:rsidRPr="679CC951">
        <w:rPr>
          <w:lang w:val="en-US"/>
        </w:rPr>
        <w:t xml:space="preserve">An innovative aspect of the data preprocessing was the calculation of the Z-score for </w:t>
      </w:r>
      <w:r w:rsidR="00EE3822">
        <w:rPr>
          <w:lang w:val="en-US"/>
        </w:rPr>
        <w:t>week-wise</w:t>
      </w:r>
      <w:r w:rsidRPr="679CC951">
        <w:rPr>
          <w:lang w:val="en-US"/>
        </w:rPr>
        <w:t xml:space="preserve"> registrations. This statistical measure was used to identify significant deviations from the average registration rate, which were indicative of external influences on registration behavior, such as advertising campaigns. </w:t>
      </w:r>
    </w:p>
    <w:p w14:paraId="44F3D6B6" w14:textId="77777777" w:rsidR="006E3A5B" w:rsidRDefault="003C05AF" w:rsidP="003C05AF">
      <w:pPr>
        <w:rPr>
          <w:lang w:val="en-US"/>
        </w:rPr>
      </w:pPr>
      <w:r w:rsidRPr="679CC951">
        <w:rPr>
          <w:lang w:val="en-US"/>
        </w:rPr>
        <w:t xml:space="preserve">If the Z-score exceeded a threshold of 2, it was inferred that an advertising campaign had likely taken place, influencing registration rates. To integrate this insight into the predictive modeling, a binary indicator was created, where `0` represented the absence of an advertising campaign, and `1` indicated its presence. </w:t>
      </w:r>
    </w:p>
    <w:p w14:paraId="4E74228B" w14:textId="491EFD9A" w:rsidR="003C05AF" w:rsidRDefault="003C05AF" w:rsidP="003C05AF">
      <w:pPr>
        <w:rPr>
          <w:lang w:val="en-US"/>
        </w:rPr>
      </w:pPr>
      <w:r w:rsidRPr="679CC951">
        <w:rPr>
          <w:lang w:val="en-US"/>
        </w:rPr>
        <w:lastRenderedPageBreak/>
        <w:t>This binary indicator served as an exogenous factor in the forecasting model, acknowledging the impact of advertising on registration trends.</w:t>
      </w:r>
    </w:p>
    <w:p w14:paraId="585E09FB" w14:textId="77777777" w:rsidR="003C05AF" w:rsidRDefault="003C05AF" w:rsidP="003C05AF">
      <w:pPr>
        <w:rPr>
          <w:lang w:val="en-US"/>
        </w:rPr>
      </w:pPr>
      <w:r w:rsidRPr="679CC951">
        <w:rPr>
          <w:lang w:val="en-US"/>
        </w:rPr>
        <w:t>The final data set not only included the calculated daily registrations and the binary indicator for advertising campaigns but also ensured that the full date range of the data was represented.</w:t>
      </w:r>
    </w:p>
    <w:p w14:paraId="2AB1DA12" w14:textId="77777777" w:rsidR="003C05AF" w:rsidRDefault="003C05AF" w:rsidP="000F3CEB">
      <w:pPr>
        <w:pStyle w:val="Heading4"/>
        <w:rPr>
          <w:lang w:val="en-US"/>
        </w:rPr>
      </w:pPr>
      <w:r w:rsidRPr="679CC951">
        <w:rPr>
          <w:lang w:val="en-US"/>
        </w:rPr>
        <w:t>Modelling approach</w:t>
      </w:r>
    </w:p>
    <w:p w14:paraId="22B3F6D6" w14:textId="77777777" w:rsidR="00DF0A35" w:rsidRDefault="003C05AF" w:rsidP="003C05AF">
      <w:pPr>
        <w:rPr>
          <w:lang w:val="en-US"/>
        </w:rPr>
      </w:pPr>
      <w:r w:rsidRPr="679CC951">
        <w:rPr>
          <w:lang w:val="en-US"/>
        </w:rPr>
        <w:t xml:space="preserve">The modeling approach within the project was both comprehensive and methodical, employing three distinct forecasting models to identify the most effective methodology for predicting event registrations: ARIMA, SARIMAX, and Exponential Smoothing. </w:t>
      </w:r>
    </w:p>
    <w:p w14:paraId="0407AFFF" w14:textId="56C6C658" w:rsidR="003C05AF" w:rsidRDefault="003C05AF" w:rsidP="003C05AF">
      <w:pPr>
        <w:rPr>
          <w:lang w:val="en-US"/>
        </w:rPr>
      </w:pPr>
      <w:r w:rsidRPr="679CC951">
        <w:rPr>
          <w:lang w:val="en-US"/>
        </w:rPr>
        <w:t>Each model was chosen for its unique capabilities in handling time series data, with a particular focus on capturing underlying trends, seasonal patterns, and the impact of external factors.</w:t>
      </w:r>
    </w:p>
    <w:p w14:paraId="35F779BE" w14:textId="77777777" w:rsidR="003C05AF" w:rsidRDefault="003C05AF" w:rsidP="003C05AF">
      <w:pPr>
        <w:rPr>
          <w:lang w:val="en-US"/>
        </w:rPr>
      </w:pPr>
      <w:r w:rsidRPr="679CC951">
        <w:rPr>
          <w:lang w:val="en-US"/>
        </w:rPr>
        <w:t>The ARIMA and SARIMAX models were both configured using an automated process to identify optimal parameters. This process, known as auto_arima, systematically tested a range of parameter combinations to determine the best settings for each model based on the historical registration data. This automated parameter selection was crucial for enhancing model accuracy without manual trial and error.</w:t>
      </w:r>
    </w:p>
    <w:p w14:paraId="72063906" w14:textId="77777777" w:rsidR="003C05AF" w:rsidRDefault="003C05AF" w:rsidP="003C05AF">
      <w:pPr>
        <w:rPr>
          <w:lang w:val="en-US"/>
        </w:rPr>
      </w:pPr>
      <w:r w:rsidRPr="679CC951">
        <w:rPr>
          <w:lang w:val="en-US"/>
        </w:rPr>
        <w:t>A distinguishing feature of the SARIMAX model, in contrast to ARIMA, was its incorporation of advertisement campaigns as an exogenous factor. This model was specifically designed to assess how external advertising efforts influenced registration numbers, providing valuable insights into the effectiveness of marketing strategies on attendee numbers.</w:t>
      </w:r>
    </w:p>
    <w:p w14:paraId="7151D10C" w14:textId="5468CB8B" w:rsidR="00767449" w:rsidRPr="005C1BD6" w:rsidRDefault="003C05AF" w:rsidP="00EE2EEE">
      <w:pPr>
        <w:rPr>
          <w:lang w:val="en-US"/>
        </w:rPr>
      </w:pPr>
      <w:r w:rsidRPr="679CC951">
        <w:rPr>
          <w:lang w:val="en-US"/>
        </w:rPr>
        <w:t>For model training and evaluation, the dataset was split into an 80/20 partition, with 80% of the most historical data allocated for training and the remaining 20% of the most recent data reserved for testing. This split ensured that the models were trained on a substantial historical dataset, allowing them to learn the underlying patterns effectively, while the recent data served as a robust benchmark for evaluating the models' forecasting performance.</w:t>
      </w:r>
    </w:p>
    <w:p w14:paraId="718E1878" w14:textId="700045E2" w:rsidR="00767449" w:rsidRDefault="003D0CDC" w:rsidP="00483123">
      <w:pPr>
        <w:pStyle w:val="Heading3"/>
      </w:pPr>
      <w:bookmarkStart w:id="39" w:name="_Toc160103501"/>
      <w:r>
        <w:lastRenderedPageBreak/>
        <w:t>Classification Models</w:t>
      </w:r>
      <w:bookmarkEnd w:id="39"/>
    </w:p>
    <w:p w14:paraId="507A760D" w14:textId="0328F973" w:rsidR="00B1679C" w:rsidRPr="00B1679C" w:rsidRDefault="00C75D25" w:rsidP="00B1679C">
      <w:pPr>
        <w:rPr>
          <w:lang w:val="en-US"/>
        </w:rPr>
      </w:pPr>
      <w:r>
        <w:t xml:space="preserve">The three </w:t>
      </w:r>
      <w:r w:rsidR="00F05115">
        <w:t>classification</w:t>
      </w:r>
      <w:r>
        <w:t xml:space="preserve"> models introduced in the literature review were implemented to evaluate their predictive performance for </w:t>
      </w:r>
      <w:r w:rsidR="00F05115">
        <w:t>predicting the actual attendees for a conference</w:t>
      </w:r>
      <w:r>
        <w:t>.</w:t>
      </w:r>
    </w:p>
    <w:p w14:paraId="280DCFE4" w14:textId="06AFD56B" w:rsidR="00241F43" w:rsidRPr="00241F43" w:rsidRDefault="005E7FFD" w:rsidP="00241F43">
      <w:pPr>
        <w:pStyle w:val="Heading4"/>
      </w:pPr>
      <w:r>
        <w:t xml:space="preserve">Data </w:t>
      </w:r>
      <w:r w:rsidR="00F9424D">
        <w:t>Processing</w:t>
      </w:r>
    </w:p>
    <w:p w14:paraId="5E052428" w14:textId="253FB2A2" w:rsidR="00FB09F7" w:rsidRDefault="00B1679C" w:rsidP="00B1679C">
      <w:pPr>
        <w:rPr>
          <w:rFonts w:cs="Arial"/>
        </w:rPr>
      </w:pPr>
      <w:r w:rsidRPr="72A56200">
        <w:rPr>
          <w:rFonts w:cs="Arial"/>
        </w:rPr>
        <w:t xml:space="preserve">Implementing the </w:t>
      </w:r>
      <w:r w:rsidR="008F7E45">
        <w:rPr>
          <w:rFonts w:cs="Arial"/>
        </w:rPr>
        <w:t xml:space="preserve">classification </w:t>
      </w:r>
      <w:r w:rsidRPr="72A56200">
        <w:rPr>
          <w:rFonts w:cs="Arial"/>
        </w:rPr>
        <w:t xml:space="preserve">models </w:t>
      </w:r>
      <w:r w:rsidR="008F7E45">
        <w:rPr>
          <w:rFonts w:cs="Arial"/>
        </w:rPr>
        <w:t xml:space="preserve">on the conference </w:t>
      </w:r>
      <w:r w:rsidRPr="72A56200">
        <w:rPr>
          <w:rFonts w:cs="Arial"/>
        </w:rPr>
        <w:t xml:space="preserve">dataset </w:t>
      </w:r>
      <w:r w:rsidR="008F7E45">
        <w:rPr>
          <w:rFonts w:cs="Arial"/>
        </w:rPr>
        <w:t xml:space="preserve">provided a predicted number of </w:t>
      </w:r>
      <w:r w:rsidR="00A60316">
        <w:rPr>
          <w:rFonts w:cs="Arial"/>
        </w:rPr>
        <w:t xml:space="preserve">participants who </w:t>
      </w:r>
      <w:r w:rsidR="004332AE">
        <w:rPr>
          <w:rFonts w:cs="Arial"/>
        </w:rPr>
        <w:t>attended after making a booking</w:t>
      </w:r>
      <w:r w:rsidRPr="72A56200">
        <w:rPr>
          <w:rFonts w:cs="Arial"/>
        </w:rPr>
        <w:t xml:space="preserve">. </w:t>
      </w:r>
      <w:r w:rsidR="006862D4">
        <w:rPr>
          <w:rFonts w:cs="Arial"/>
        </w:rPr>
        <w:t>For this, t</w:t>
      </w:r>
      <w:r w:rsidRPr="72A56200">
        <w:rPr>
          <w:rFonts w:cs="Arial"/>
        </w:rPr>
        <w:t>he data need</w:t>
      </w:r>
      <w:r w:rsidR="006862D4">
        <w:rPr>
          <w:rFonts w:cs="Arial"/>
        </w:rPr>
        <w:t>ed</w:t>
      </w:r>
      <w:r w:rsidRPr="72A56200">
        <w:rPr>
          <w:rFonts w:cs="Arial"/>
        </w:rPr>
        <w:t xml:space="preserve"> to be split into training data and a testing data set. </w:t>
      </w:r>
    </w:p>
    <w:p w14:paraId="387DF4B7" w14:textId="3436B422" w:rsidR="00FB09F7" w:rsidRDefault="00B1679C" w:rsidP="00B1679C">
      <w:pPr>
        <w:rPr>
          <w:rFonts w:cs="Arial"/>
        </w:rPr>
      </w:pPr>
      <w:r w:rsidRPr="72A56200">
        <w:rPr>
          <w:rFonts w:cs="Arial"/>
        </w:rPr>
        <w:t xml:space="preserve">We believe that the best split </w:t>
      </w:r>
      <w:r w:rsidR="006862D4">
        <w:rPr>
          <w:rFonts w:cs="Arial"/>
        </w:rPr>
        <w:t>is a</w:t>
      </w:r>
      <w:r w:rsidRPr="72A56200">
        <w:rPr>
          <w:rFonts w:cs="Arial"/>
        </w:rPr>
        <w:t xml:space="preserve"> 20% testing and 80% training</w:t>
      </w:r>
      <w:r w:rsidR="006862D4">
        <w:rPr>
          <w:rFonts w:cs="Arial"/>
        </w:rPr>
        <w:t xml:space="preserve"> split</w:t>
      </w:r>
      <w:r w:rsidRPr="72A56200">
        <w:rPr>
          <w:rFonts w:cs="Arial"/>
        </w:rPr>
        <w:t xml:space="preserve">, </w:t>
      </w:r>
      <w:r w:rsidR="00C267B8">
        <w:rPr>
          <w:rFonts w:cs="Arial"/>
        </w:rPr>
        <w:t xml:space="preserve">loosely driven </w:t>
      </w:r>
      <w:r w:rsidRPr="72A56200">
        <w:rPr>
          <w:rFonts w:cs="Arial"/>
        </w:rPr>
        <w:t xml:space="preserve">by the Pareto principle, but that is just a thumb rule used by practitioners. This split is however backed up by multiple studies. </w:t>
      </w:r>
      <w:r w:rsidR="00541A15" w:rsidRPr="00541A15">
        <w:rPr>
          <w:sz w:val="16"/>
          <w:szCs w:val="16"/>
        </w:rPr>
        <w:t xml:space="preserve"> </w:t>
      </w:r>
      <w:sdt>
        <w:sdtPr>
          <w:rPr>
            <w:rFonts w:cs="Arial"/>
            <w:color w:val="000000"/>
            <w:szCs w:val="16"/>
            <w:highlight w:val="white"/>
          </w:rPr>
          <w:alias w:val="Citation"/>
          <w:tag w:val="{&quot;referencesIds&quot;:[&quot;doc:65e070d08486486e37e4a959&quot;],&quot;referencesOptions&quot;:{&quot;doc:65e070d08486486e37e4a959&quot;:{&quot;author&quot;:true,&quot;year&quot;:true,&quot;pageReplace&quot;:&quot;&quot;,&quot;prefix&quot;:&quot;&quot;,&quot;suffix&quot;:&quot;&quot;}},&quot;hasBrokenReferences&quot;:false,&quot;hasManualEdits&quot;:false,&quot;citationType&quot;:&quot;inline&quot;}"/>
          <w:id w:val="1999148703"/>
          <w:placeholder>
            <w:docPart w:val="861E011514894E37AB1F54FF04DD7220"/>
          </w:placeholder>
        </w:sdtPr>
        <w:sdtContent>
          <w:r w:rsidR="00541A15">
            <w:rPr>
              <w:rFonts w:eastAsia="Times New Roman" w:cs="Arial"/>
              <w:color w:val="000000"/>
            </w:rPr>
            <w:t>(V. Roshan &amp; Joseph, 2022)</w:t>
          </w:r>
        </w:sdtContent>
      </w:sdt>
    </w:p>
    <w:p w14:paraId="35CC702F" w14:textId="02E45C5B" w:rsidR="00241F43" w:rsidRDefault="00241F43" w:rsidP="00B1679C">
      <w:pPr>
        <w:rPr>
          <w:rFonts w:cs="Arial"/>
          <w:szCs w:val="24"/>
        </w:rPr>
      </w:pPr>
      <w:r>
        <w:rPr>
          <w:rFonts w:cs="Arial"/>
          <w:szCs w:val="24"/>
        </w:rPr>
        <w:t xml:space="preserve">The main hurdle in implementation was the fact that </w:t>
      </w:r>
      <w:r w:rsidR="002942C1">
        <w:rPr>
          <w:rFonts w:cs="Arial"/>
          <w:szCs w:val="24"/>
        </w:rPr>
        <w:t>many</w:t>
      </w:r>
      <w:r w:rsidR="005B426F">
        <w:rPr>
          <w:rFonts w:cs="Arial"/>
          <w:szCs w:val="24"/>
        </w:rPr>
        <w:t xml:space="preserve"> booking records had missing data for the Attendance </w:t>
      </w:r>
      <w:r w:rsidR="00731DF3">
        <w:rPr>
          <w:rFonts w:cs="Arial"/>
          <w:szCs w:val="24"/>
        </w:rPr>
        <w:t xml:space="preserve">column. This data was essential to make the actual attendance </w:t>
      </w:r>
      <w:r w:rsidR="002942C1">
        <w:rPr>
          <w:rFonts w:cs="Arial"/>
          <w:szCs w:val="24"/>
        </w:rPr>
        <w:t>predictions and</w:t>
      </w:r>
      <w:r w:rsidR="00731DF3">
        <w:rPr>
          <w:rFonts w:cs="Arial"/>
          <w:szCs w:val="24"/>
        </w:rPr>
        <w:t xml:space="preserve"> was therefore imputed. The imputation process will be explained in the next chapter.</w:t>
      </w:r>
    </w:p>
    <w:p w14:paraId="50ACEF80" w14:textId="2C89239F" w:rsidR="001A407F" w:rsidRPr="00125EC6" w:rsidRDefault="006862D4" w:rsidP="001A407F">
      <w:pPr>
        <w:rPr>
          <w:rFonts w:cs="Arial"/>
          <w:szCs w:val="24"/>
        </w:rPr>
      </w:pPr>
      <w:r>
        <w:rPr>
          <w:rFonts w:cs="Arial"/>
          <w:szCs w:val="24"/>
        </w:rPr>
        <w:t>Once the data was imputed and then split, t</w:t>
      </w:r>
      <w:r w:rsidR="00B1679C" w:rsidRPr="00A3168C">
        <w:rPr>
          <w:rFonts w:cs="Arial"/>
          <w:szCs w:val="24"/>
        </w:rPr>
        <w:t xml:space="preserve">he model </w:t>
      </w:r>
      <w:r>
        <w:rPr>
          <w:rFonts w:cs="Arial"/>
          <w:szCs w:val="24"/>
        </w:rPr>
        <w:t xml:space="preserve">was then </w:t>
      </w:r>
      <w:r w:rsidR="00B1679C" w:rsidRPr="00A3168C">
        <w:rPr>
          <w:rFonts w:cs="Arial"/>
          <w:szCs w:val="24"/>
        </w:rPr>
        <w:t xml:space="preserve">trained to understand the relationship between the variables, which </w:t>
      </w:r>
      <w:r w:rsidR="0013647F">
        <w:rPr>
          <w:rFonts w:cs="Arial"/>
          <w:szCs w:val="24"/>
        </w:rPr>
        <w:t xml:space="preserve">was </w:t>
      </w:r>
      <w:r w:rsidR="00B1679C" w:rsidRPr="00A3168C">
        <w:rPr>
          <w:rFonts w:cs="Arial"/>
          <w:szCs w:val="24"/>
        </w:rPr>
        <w:t xml:space="preserve">done </w:t>
      </w:r>
      <w:r w:rsidR="0013647F">
        <w:rPr>
          <w:rFonts w:cs="Arial"/>
          <w:szCs w:val="24"/>
        </w:rPr>
        <w:t>using</w:t>
      </w:r>
      <w:r w:rsidR="00B1679C" w:rsidRPr="00A3168C">
        <w:rPr>
          <w:rFonts w:cs="Arial"/>
          <w:szCs w:val="24"/>
        </w:rPr>
        <w:t xml:space="preserve"> Python’s built in functions. </w:t>
      </w:r>
      <w:r w:rsidR="00C75D25">
        <w:rPr>
          <w:rFonts w:cs="Arial"/>
          <w:szCs w:val="24"/>
        </w:rPr>
        <w:t>Each</w:t>
      </w:r>
      <w:r w:rsidR="00B1679C" w:rsidRPr="00A3168C">
        <w:rPr>
          <w:rFonts w:cs="Arial"/>
          <w:szCs w:val="24"/>
        </w:rPr>
        <w:t xml:space="preserve"> model's accuracy </w:t>
      </w:r>
      <w:r w:rsidR="0013647F">
        <w:rPr>
          <w:rFonts w:cs="Arial"/>
          <w:szCs w:val="24"/>
        </w:rPr>
        <w:t xml:space="preserve">was </w:t>
      </w:r>
      <w:r w:rsidR="00B1679C" w:rsidRPr="00A3168C">
        <w:rPr>
          <w:rFonts w:cs="Arial"/>
          <w:szCs w:val="24"/>
        </w:rPr>
        <w:t xml:space="preserve">then evaluated </w:t>
      </w:r>
      <w:r w:rsidR="0013647F">
        <w:rPr>
          <w:rFonts w:cs="Arial"/>
          <w:szCs w:val="24"/>
        </w:rPr>
        <w:t>and compared</w:t>
      </w:r>
      <w:r w:rsidR="00B1679C" w:rsidRPr="00A3168C">
        <w:rPr>
          <w:rFonts w:cs="Arial"/>
          <w:szCs w:val="24"/>
        </w:rPr>
        <w:t xml:space="preserve">.  </w:t>
      </w:r>
    </w:p>
    <w:p w14:paraId="5E802C6A" w14:textId="4589FBA8" w:rsidR="00EE2EEE" w:rsidRDefault="00EE2EEE" w:rsidP="00EE2EEE">
      <w:pPr>
        <w:pStyle w:val="Heading2"/>
      </w:pPr>
      <w:bookmarkStart w:id="40" w:name="_Toc160103502"/>
      <w:r>
        <w:t>Results</w:t>
      </w:r>
      <w:bookmarkEnd w:id="40"/>
      <w:r w:rsidR="0091319F">
        <w:t xml:space="preserve"> </w:t>
      </w:r>
    </w:p>
    <w:p w14:paraId="3F6B6909" w14:textId="1504086E" w:rsidR="00583F25" w:rsidRDefault="00583F25" w:rsidP="00583F25">
      <w:r>
        <w:t xml:space="preserve">The results for </w:t>
      </w:r>
      <w:r w:rsidR="00A47087">
        <w:t>all</w:t>
      </w:r>
      <w:r w:rsidR="00F418F0">
        <w:t xml:space="preserve"> the aforementioned prediction models were </w:t>
      </w:r>
      <w:r w:rsidR="0047729F">
        <w:t xml:space="preserve">compared to determine the best-performing model from each category. The </w:t>
      </w:r>
      <w:r w:rsidR="006F2D4D">
        <w:t xml:space="preserve">best models from the regression and time-series models would then be compared with each other to make the final choice of the </w:t>
      </w:r>
      <w:r w:rsidR="00337D7E">
        <w:t xml:space="preserve">booking </w:t>
      </w:r>
      <w:r w:rsidR="006F2D4D">
        <w:t>prediction model</w:t>
      </w:r>
      <w:r w:rsidR="00337D7E">
        <w:t xml:space="preserve"> for the application.</w:t>
      </w:r>
    </w:p>
    <w:p w14:paraId="0E4B1A8B" w14:textId="0DB85E22" w:rsidR="001B7CF4" w:rsidRDefault="001B7CF4" w:rsidP="00583F25">
      <w:r>
        <w:t xml:space="preserve">For the regression and time-series models, the accuracy is expressed in terms of the relative mean absolute error to enable a comparison for </w:t>
      </w:r>
      <w:r w:rsidR="00DC152D">
        <w:t>all</w:t>
      </w:r>
      <w:r>
        <w:t xml:space="preserve"> the models. </w:t>
      </w:r>
    </w:p>
    <w:p w14:paraId="3EA0F462" w14:textId="36DB67B9" w:rsidR="00337D7E" w:rsidRDefault="00337D7E" w:rsidP="00583F25">
      <w:r>
        <w:t>The best-performing model from the classification models w</w:t>
      </w:r>
      <w:r w:rsidR="00F76D40">
        <w:t>ould be selected for use in prediction of attendee counts.</w:t>
      </w:r>
    </w:p>
    <w:p w14:paraId="61270F7C" w14:textId="56C7DDCE" w:rsidR="00F76D40" w:rsidRPr="00583F25" w:rsidRDefault="001B7CF4" w:rsidP="001B7CF4">
      <w:pPr>
        <w:pStyle w:val="Heading3"/>
      </w:pPr>
      <w:bookmarkStart w:id="41" w:name="_Toc160103503"/>
      <w:r>
        <w:t>Regression Models</w:t>
      </w:r>
      <w:bookmarkEnd w:id="41"/>
    </w:p>
    <w:p w14:paraId="7634D51E" w14:textId="77777777" w:rsidR="00EE2EEE" w:rsidRDefault="00EE2EEE" w:rsidP="00EE2EEE">
      <w:r>
        <w:t xml:space="preserve">The performance of the regression models was tested for each target audience. The important metrics were fit quality (given by the R-square score), accuracy (given by </w:t>
      </w:r>
      <w:r>
        <w:lastRenderedPageBreak/>
        <w:t>the % relative mean absolute error), and the advertisement effect (expressed as a percentage).</w:t>
      </w:r>
    </w:p>
    <w:p w14:paraId="4645895D" w14:textId="77777777" w:rsidR="000A6078" w:rsidRDefault="00EE2EEE" w:rsidP="00EE2EEE">
      <w:r>
        <w:t xml:space="preserve">The fit quality describes how well a particular model fits to the testing dataset. A score of 1 indicates a perfect fit, if there can be such a thing, and a score of 0 (or sometimes even a negative score) indicate a poor fit. </w:t>
      </w:r>
    </w:p>
    <w:p w14:paraId="63E0CE57" w14:textId="24009AF6" w:rsidR="00EE2EEE" w:rsidRDefault="00EE2EEE" w:rsidP="00EE2EEE">
      <w:r>
        <w:t xml:space="preserve">The size of available data plays a crucial role in how well a model fits the data, and so, this metric should be taken with a grain of salt. </w:t>
      </w:r>
    </w:p>
    <w:p w14:paraId="4258D5EB" w14:textId="77777777" w:rsidR="00EE2EEE" w:rsidRDefault="00EE2EEE" w:rsidP="00EE2EEE">
      <w:r>
        <w:t xml:space="preserve">The accuracy score is given by the mean absolute error (MAE) normalized by the range of values of the target variable in the testing dataset. The reason for choosing the MAE instead of the mean squared error (MSE) as the accuracy metric is that MSE places a significantly larger penalty on large errors. </w:t>
      </w:r>
    </w:p>
    <w:p w14:paraId="65136AF1" w14:textId="77777777" w:rsidR="00EE2EEE" w:rsidRDefault="00EE2EEE" w:rsidP="00EE2EEE">
      <w:r>
        <w:t xml:space="preserve">These errors are usually caused by outliers in the data. As the datasets are inherently laced with outliers because of the advertisements (as dictated by the assumptions), and these outliers cannot be removed from the data as they provide a useful insight, penalizing large errors more severely than small errors feels counterintuitive. </w:t>
      </w:r>
    </w:p>
    <w:p w14:paraId="34FA7FD6" w14:textId="77777777" w:rsidR="00EE2EEE" w:rsidRDefault="00EE2EEE" w:rsidP="00EE2EEE">
      <w:r>
        <w:t>In contrast, the MAE penalizes all errors equally, and therefore is deemed as the more appropriate metric for the accuracy of the models.</w:t>
      </w:r>
    </w:p>
    <w:p w14:paraId="0906F7E2" w14:textId="77777777" w:rsidR="00EE2EEE" w:rsidRDefault="00EE2EEE" w:rsidP="00EE2EEE">
      <w:r>
        <w:t>The advertisement effect % is a useful metric in terms of making predictions for the end user but serves no particular purpose for comparison of the models, other than the fact that a ludicrously high effect % can indicate that a model is overpredicting the impact of advertisements. This would indicate overfitting for the model.</w:t>
      </w:r>
    </w:p>
    <w:p w14:paraId="161086A0" w14:textId="44101D6E" w:rsidR="00845040" w:rsidRDefault="00EE2EEE" w:rsidP="00EE2EEE">
      <w:r>
        <w:t>A summary of these metrics for each target audience is presented in the following table for each regression model.</w:t>
      </w:r>
    </w:p>
    <w:tbl>
      <w:tblPr>
        <w:tblStyle w:val="TableGrid"/>
        <w:tblW w:w="0" w:type="auto"/>
        <w:jc w:val="center"/>
        <w:tblLayout w:type="fixed"/>
        <w:tblLook w:val="04A0" w:firstRow="1" w:lastRow="0" w:firstColumn="1" w:lastColumn="0" w:noHBand="0" w:noVBand="1"/>
      </w:tblPr>
      <w:tblGrid>
        <w:gridCol w:w="1795"/>
        <w:gridCol w:w="2340"/>
        <w:gridCol w:w="1530"/>
        <w:gridCol w:w="1800"/>
        <w:gridCol w:w="1885"/>
      </w:tblGrid>
      <w:tr w:rsidR="00536DC9" w14:paraId="7FE07478" w14:textId="77777777">
        <w:trPr>
          <w:jc w:val="center"/>
        </w:trPr>
        <w:tc>
          <w:tcPr>
            <w:tcW w:w="1795" w:type="dxa"/>
            <w:vAlign w:val="center"/>
          </w:tcPr>
          <w:p w14:paraId="00428332" w14:textId="77777777" w:rsidR="00536DC9" w:rsidRPr="00357B84" w:rsidRDefault="00536DC9">
            <w:pPr>
              <w:jc w:val="center"/>
              <w:rPr>
                <w:b/>
                <w:bCs/>
              </w:rPr>
            </w:pPr>
            <w:r>
              <w:rPr>
                <w:b/>
                <w:bCs/>
              </w:rPr>
              <w:t>Prediction Model</w:t>
            </w:r>
          </w:p>
        </w:tc>
        <w:tc>
          <w:tcPr>
            <w:tcW w:w="2340" w:type="dxa"/>
            <w:vAlign w:val="center"/>
          </w:tcPr>
          <w:p w14:paraId="12AFCA24" w14:textId="77777777" w:rsidR="00536DC9" w:rsidRPr="005A35B6" w:rsidRDefault="00536DC9">
            <w:pPr>
              <w:jc w:val="center"/>
              <w:rPr>
                <w:b/>
                <w:bCs/>
              </w:rPr>
            </w:pPr>
            <w:r>
              <w:rPr>
                <w:b/>
                <w:bCs/>
              </w:rPr>
              <w:t>Target Audience</w:t>
            </w:r>
          </w:p>
        </w:tc>
        <w:tc>
          <w:tcPr>
            <w:tcW w:w="1530" w:type="dxa"/>
            <w:vAlign w:val="center"/>
          </w:tcPr>
          <w:p w14:paraId="7CEA8AA9" w14:textId="77777777" w:rsidR="00536DC9" w:rsidRPr="005A35B6" w:rsidRDefault="00536DC9">
            <w:pPr>
              <w:jc w:val="center"/>
              <w:rPr>
                <w:b/>
                <w:bCs/>
              </w:rPr>
            </w:pPr>
            <w:r>
              <w:rPr>
                <w:b/>
                <w:bCs/>
              </w:rPr>
              <w:t>Fit Quality</w:t>
            </w:r>
          </w:p>
        </w:tc>
        <w:tc>
          <w:tcPr>
            <w:tcW w:w="1800" w:type="dxa"/>
            <w:vAlign w:val="center"/>
          </w:tcPr>
          <w:p w14:paraId="4CD67DD2" w14:textId="77777777" w:rsidR="00536DC9" w:rsidRPr="005A35B6" w:rsidRDefault="00536DC9">
            <w:pPr>
              <w:jc w:val="center"/>
              <w:rPr>
                <w:b/>
                <w:bCs/>
              </w:rPr>
            </w:pPr>
            <w:r>
              <w:rPr>
                <w:b/>
                <w:bCs/>
              </w:rPr>
              <w:t>Accuracy (%)</w:t>
            </w:r>
          </w:p>
        </w:tc>
        <w:tc>
          <w:tcPr>
            <w:tcW w:w="1885" w:type="dxa"/>
            <w:vAlign w:val="center"/>
          </w:tcPr>
          <w:p w14:paraId="5BA5BA14" w14:textId="77777777" w:rsidR="00536DC9" w:rsidRPr="005A35B6" w:rsidRDefault="00536DC9">
            <w:pPr>
              <w:jc w:val="center"/>
              <w:rPr>
                <w:b/>
                <w:bCs/>
              </w:rPr>
            </w:pPr>
            <w:r>
              <w:rPr>
                <w:b/>
                <w:bCs/>
              </w:rPr>
              <w:t>Advertisement Effect (%)</w:t>
            </w:r>
          </w:p>
        </w:tc>
      </w:tr>
      <w:tr w:rsidR="00536DC9" w14:paraId="488D188F" w14:textId="77777777">
        <w:trPr>
          <w:jc w:val="center"/>
        </w:trPr>
        <w:tc>
          <w:tcPr>
            <w:tcW w:w="1795" w:type="dxa"/>
            <w:vMerge w:val="restart"/>
            <w:vAlign w:val="center"/>
          </w:tcPr>
          <w:p w14:paraId="60E10C50" w14:textId="77777777" w:rsidR="00536DC9" w:rsidRPr="00115CDF" w:rsidRDefault="00536DC9">
            <w:pPr>
              <w:jc w:val="center"/>
              <w:rPr>
                <w:b/>
                <w:bCs/>
              </w:rPr>
            </w:pPr>
            <w:r>
              <w:rPr>
                <w:b/>
                <w:bCs/>
              </w:rPr>
              <w:t>OLS Linear Regression</w:t>
            </w:r>
          </w:p>
        </w:tc>
        <w:tc>
          <w:tcPr>
            <w:tcW w:w="2340" w:type="dxa"/>
            <w:vAlign w:val="center"/>
          </w:tcPr>
          <w:p w14:paraId="34A2487B" w14:textId="77777777" w:rsidR="00536DC9" w:rsidRDefault="00536DC9">
            <w:pPr>
              <w:jc w:val="center"/>
            </w:pPr>
            <w:r>
              <w:t>IT Managers</w:t>
            </w:r>
          </w:p>
        </w:tc>
        <w:tc>
          <w:tcPr>
            <w:tcW w:w="1530" w:type="dxa"/>
            <w:vAlign w:val="center"/>
          </w:tcPr>
          <w:p w14:paraId="50C37458" w14:textId="77777777" w:rsidR="00536DC9" w:rsidRDefault="00536DC9">
            <w:pPr>
              <w:jc w:val="center"/>
            </w:pPr>
            <w:r w:rsidRPr="0013604F">
              <w:t>0.12</w:t>
            </w:r>
          </w:p>
        </w:tc>
        <w:tc>
          <w:tcPr>
            <w:tcW w:w="1800" w:type="dxa"/>
            <w:vAlign w:val="center"/>
          </w:tcPr>
          <w:p w14:paraId="75532FC1" w14:textId="77777777" w:rsidR="00536DC9" w:rsidRDefault="00536DC9">
            <w:pPr>
              <w:jc w:val="center"/>
            </w:pPr>
            <w:r w:rsidRPr="00761D64">
              <w:t>90.74</w:t>
            </w:r>
          </w:p>
        </w:tc>
        <w:tc>
          <w:tcPr>
            <w:tcW w:w="1885" w:type="dxa"/>
            <w:vAlign w:val="center"/>
          </w:tcPr>
          <w:p w14:paraId="135BEC83" w14:textId="77777777" w:rsidR="00536DC9" w:rsidRDefault="00536DC9">
            <w:pPr>
              <w:jc w:val="center"/>
            </w:pPr>
            <w:r w:rsidRPr="00AB15A4">
              <w:t>607.15</w:t>
            </w:r>
          </w:p>
        </w:tc>
      </w:tr>
      <w:tr w:rsidR="00536DC9" w14:paraId="5D679280" w14:textId="77777777">
        <w:trPr>
          <w:jc w:val="center"/>
        </w:trPr>
        <w:tc>
          <w:tcPr>
            <w:tcW w:w="1795" w:type="dxa"/>
            <w:vMerge/>
            <w:vAlign w:val="center"/>
          </w:tcPr>
          <w:p w14:paraId="67F3FDEA" w14:textId="77777777" w:rsidR="00536DC9" w:rsidRPr="00115CDF" w:rsidRDefault="00536DC9">
            <w:pPr>
              <w:jc w:val="center"/>
              <w:rPr>
                <w:b/>
                <w:bCs/>
              </w:rPr>
            </w:pPr>
          </w:p>
        </w:tc>
        <w:tc>
          <w:tcPr>
            <w:tcW w:w="2340" w:type="dxa"/>
            <w:vAlign w:val="center"/>
          </w:tcPr>
          <w:p w14:paraId="1660DD4A" w14:textId="77777777" w:rsidR="00536DC9" w:rsidRDefault="00536DC9">
            <w:pPr>
              <w:jc w:val="center"/>
            </w:pPr>
            <w:r>
              <w:t xml:space="preserve">Property </w:t>
            </w:r>
            <w:r>
              <w:br/>
              <w:t>Managers</w:t>
            </w:r>
          </w:p>
        </w:tc>
        <w:tc>
          <w:tcPr>
            <w:tcW w:w="1530" w:type="dxa"/>
            <w:vAlign w:val="center"/>
          </w:tcPr>
          <w:p w14:paraId="1D162D36" w14:textId="77777777" w:rsidR="00536DC9" w:rsidRDefault="00536DC9">
            <w:pPr>
              <w:jc w:val="center"/>
            </w:pPr>
            <w:r w:rsidRPr="0013604F">
              <w:t>0.13</w:t>
            </w:r>
          </w:p>
        </w:tc>
        <w:tc>
          <w:tcPr>
            <w:tcW w:w="1800" w:type="dxa"/>
            <w:vAlign w:val="center"/>
          </w:tcPr>
          <w:p w14:paraId="76D13579" w14:textId="77777777" w:rsidR="00536DC9" w:rsidRDefault="00536DC9">
            <w:pPr>
              <w:jc w:val="center"/>
            </w:pPr>
            <w:r w:rsidRPr="00761D64">
              <w:t>93.31</w:t>
            </w:r>
          </w:p>
        </w:tc>
        <w:tc>
          <w:tcPr>
            <w:tcW w:w="1885" w:type="dxa"/>
            <w:vAlign w:val="center"/>
          </w:tcPr>
          <w:p w14:paraId="52FD6063" w14:textId="77777777" w:rsidR="00536DC9" w:rsidRDefault="00536DC9">
            <w:pPr>
              <w:jc w:val="center"/>
            </w:pPr>
            <w:r w:rsidRPr="00AB15A4">
              <w:t>1136.06</w:t>
            </w:r>
          </w:p>
        </w:tc>
      </w:tr>
      <w:tr w:rsidR="00536DC9" w14:paraId="1CB878ED" w14:textId="77777777">
        <w:trPr>
          <w:jc w:val="center"/>
        </w:trPr>
        <w:tc>
          <w:tcPr>
            <w:tcW w:w="1795" w:type="dxa"/>
            <w:vMerge/>
            <w:vAlign w:val="center"/>
          </w:tcPr>
          <w:p w14:paraId="696C1EDA" w14:textId="77777777" w:rsidR="00536DC9" w:rsidRPr="00115CDF" w:rsidRDefault="00536DC9">
            <w:pPr>
              <w:jc w:val="center"/>
              <w:rPr>
                <w:b/>
                <w:bCs/>
              </w:rPr>
            </w:pPr>
          </w:p>
        </w:tc>
        <w:tc>
          <w:tcPr>
            <w:tcW w:w="2340" w:type="dxa"/>
            <w:vAlign w:val="center"/>
          </w:tcPr>
          <w:p w14:paraId="73E86FAD" w14:textId="77777777" w:rsidR="00536DC9" w:rsidRDefault="00536DC9">
            <w:pPr>
              <w:jc w:val="center"/>
            </w:pPr>
            <w:r>
              <w:t>Education Property Managers</w:t>
            </w:r>
          </w:p>
        </w:tc>
        <w:tc>
          <w:tcPr>
            <w:tcW w:w="1530" w:type="dxa"/>
            <w:vAlign w:val="center"/>
          </w:tcPr>
          <w:p w14:paraId="371141ED" w14:textId="77777777" w:rsidR="00536DC9" w:rsidRDefault="00536DC9">
            <w:pPr>
              <w:jc w:val="center"/>
            </w:pPr>
            <w:r w:rsidRPr="0013604F">
              <w:t>-0.38</w:t>
            </w:r>
          </w:p>
        </w:tc>
        <w:tc>
          <w:tcPr>
            <w:tcW w:w="1800" w:type="dxa"/>
            <w:vAlign w:val="center"/>
          </w:tcPr>
          <w:p w14:paraId="2C1AE12A" w14:textId="77777777" w:rsidR="00536DC9" w:rsidRDefault="00536DC9">
            <w:pPr>
              <w:jc w:val="center"/>
            </w:pPr>
            <w:r w:rsidRPr="00761D64">
              <w:t>70.7</w:t>
            </w:r>
          </w:p>
        </w:tc>
        <w:tc>
          <w:tcPr>
            <w:tcW w:w="1885" w:type="dxa"/>
            <w:vAlign w:val="center"/>
          </w:tcPr>
          <w:p w14:paraId="1E3CC75A" w14:textId="77777777" w:rsidR="00536DC9" w:rsidRDefault="00536DC9">
            <w:pPr>
              <w:jc w:val="center"/>
            </w:pPr>
            <w:r w:rsidRPr="00AB15A4">
              <w:t>0</w:t>
            </w:r>
          </w:p>
        </w:tc>
      </w:tr>
      <w:tr w:rsidR="00536DC9" w14:paraId="70EB0500" w14:textId="77777777">
        <w:trPr>
          <w:jc w:val="center"/>
        </w:trPr>
        <w:tc>
          <w:tcPr>
            <w:tcW w:w="1795" w:type="dxa"/>
            <w:vMerge/>
            <w:vAlign w:val="center"/>
          </w:tcPr>
          <w:p w14:paraId="6C03DC89" w14:textId="77777777" w:rsidR="00536DC9" w:rsidRPr="00115CDF" w:rsidRDefault="00536DC9">
            <w:pPr>
              <w:jc w:val="center"/>
              <w:rPr>
                <w:b/>
                <w:bCs/>
              </w:rPr>
            </w:pPr>
          </w:p>
        </w:tc>
        <w:tc>
          <w:tcPr>
            <w:tcW w:w="2340" w:type="dxa"/>
            <w:vAlign w:val="center"/>
          </w:tcPr>
          <w:p w14:paraId="6B3055B3" w14:textId="77777777" w:rsidR="00536DC9" w:rsidRDefault="00536DC9">
            <w:pPr>
              <w:jc w:val="center"/>
            </w:pPr>
            <w:r>
              <w:t>Education Managers</w:t>
            </w:r>
          </w:p>
        </w:tc>
        <w:tc>
          <w:tcPr>
            <w:tcW w:w="1530" w:type="dxa"/>
            <w:vAlign w:val="center"/>
          </w:tcPr>
          <w:p w14:paraId="38549D74" w14:textId="77777777" w:rsidR="00536DC9" w:rsidRDefault="00536DC9">
            <w:pPr>
              <w:jc w:val="center"/>
            </w:pPr>
            <w:r w:rsidRPr="0013604F">
              <w:t>-0.65</w:t>
            </w:r>
          </w:p>
        </w:tc>
        <w:tc>
          <w:tcPr>
            <w:tcW w:w="1800" w:type="dxa"/>
            <w:vAlign w:val="center"/>
          </w:tcPr>
          <w:p w14:paraId="2129347F" w14:textId="77777777" w:rsidR="00536DC9" w:rsidRDefault="00536DC9">
            <w:pPr>
              <w:jc w:val="center"/>
            </w:pPr>
            <w:r w:rsidRPr="00761D64">
              <w:t>80.63</w:t>
            </w:r>
          </w:p>
        </w:tc>
        <w:tc>
          <w:tcPr>
            <w:tcW w:w="1885" w:type="dxa"/>
            <w:vAlign w:val="center"/>
          </w:tcPr>
          <w:p w14:paraId="44CFBF4F" w14:textId="77777777" w:rsidR="00536DC9" w:rsidRDefault="00536DC9">
            <w:pPr>
              <w:jc w:val="center"/>
            </w:pPr>
            <w:r w:rsidRPr="00AB15A4">
              <w:t>365.02</w:t>
            </w:r>
          </w:p>
        </w:tc>
      </w:tr>
      <w:tr w:rsidR="00536DC9" w14:paraId="4A116F31" w14:textId="77777777">
        <w:trPr>
          <w:jc w:val="center"/>
        </w:trPr>
        <w:tc>
          <w:tcPr>
            <w:tcW w:w="1795" w:type="dxa"/>
            <w:vMerge/>
            <w:vAlign w:val="center"/>
          </w:tcPr>
          <w:p w14:paraId="032BBFE6" w14:textId="77777777" w:rsidR="00536DC9" w:rsidRPr="00115CDF" w:rsidRDefault="00536DC9">
            <w:pPr>
              <w:jc w:val="center"/>
              <w:rPr>
                <w:b/>
                <w:bCs/>
              </w:rPr>
            </w:pPr>
          </w:p>
        </w:tc>
        <w:tc>
          <w:tcPr>
            <w:tcW w:w="2340" w:type="dxa"/>
            <w:vAlign w:val="center"/>
          </w:tcPr>
          <w:p w14:paraId="406D8770" w14:textId="77777777" w:rsidR="00536DC9" w:rsidRDefault="00536DC9">
            <w:pPr>
              <w:jc w:val="center"/>
            </w:pPr>
            <w:r>
              <w:t>Others</w:t>
            </w:r>
          </w:p>
        </w:tc>
        <w:tc>
          <w:tcPr>
            <w:tcW w:w="1530" w:type="dxa"/>
            <w:vAlign w:val="center"/>
          </w:tcPr>
          <w:p w14:paraId="44F1A5F6" w14:textId="77777777" w:rsidR="00536DC9" w:rsidRDefault="00536DC9">
            <w:pPr>
              <w:jc w:val="center"/>
            </w:pPr>
            <w:r w:rsidRPr="0013604F">
              <w:t>0.12</w:t>
            </w:r>
          </w:p>
        </w:tc>
        <w:tc>
          <w:tcPr>
            <w:tcW w:w="1800" w:type="dxa"/>
            <w:vAlign w:val="center"/>
          </w:tcPr>
          <w:p w14:paraId="0578A9C9" w14:textId="77777777" w:rsidR="00536DC9" w:rsidRDefault="00536DC9">
            <w:pPr>
              <w:jc w:val="center"/>
            </w:pPr>
            <w:r w:rsidRPr="00761D64">
              <w:t>94.04</w:t>
            </w:r>
          </w:p>
        </w:tc>
        <w:tc>
          <w:tcPr>
            <w:tcW w:w="1885" w:type="dxa"/>
            <w:vAlign w:val="center"/>
          </w:tcPr>
          <w:p w14:paraId="01162837" w14:textId="77777777" w:rsidR="00536DC9" w:rsidRDefault="00536DC9">
            <w:pPr>
              <w:jc w:val="center"/>
            </w:pPr>
            <w:r w:rsidRPr="00AB15A4">
              <w:t>378.3</w:t>
            </w:r>
          </w:p>
        </w:tc>
      </w:tr>
      <w:tr w:rsidR="00536DC9" w14:paraId="0805D6F9" w14:textId="77777777">
        <w:trPr>
          <w:jc w:val="center"/>
        </w:trPr>
        <w:tc>
          <w:tcPr>
            <w:tcW w:w="1795" w:type="dxa"/>
            <w:vMerge w:val="restart"/>
            <w:vAlign w:val="center"/>
          </w:tcPr>
          <w:p w14:paraId="19E380E6" w14:textId="77777777" w:rsidR="00536DC9" w:rsidRPr="00115CDF" w:rsidRDefault="00536DC9">
            <w:pPr>
              <w:jc w:val="center"/>
              <w:rPr>
                <w:b/>
                <w:bCs/>
              </w:rPr>
            </w:pPr>
            <w:r>
              <w:rPr>
                <w:b/>
                <w:bCs/>
              </w:rPr>
              <w:t>Elastic Net Regression</w:t>
            </w:r>
          </w:p>
        </w:tc>
        <w:tc>
          <w:tcPr>
            <w:tcW w:w="2340" w:type="dxa"/>
            <w:vAlign w:val="center"/>
          </w:tcPr>
          <w:p w14:paraId="47D4AB2E" w14:textId="77777777" w:rsidR="00536DC9" w:rsidRDefault="00536DC9">
            <w:pPr>
              <w:jc w:val="center"/>
            </w:pPr>
            <w:r>
              <w:t>IT Managers</w:t>
            </w:r>
          </w:p>
        </w:tc>
        <w:tc>
          <w:tcPr>
            <w:tcW w:w="1530" w:type="dxa"/>
            <w:vAlign w:val="center"/>
          </w:tcPr>
          <w:p w14:paraId="44B7E352" w14:textId="77777777" w:rsidR="00536DC9" w:rsidRDefault="00536DC9">
            <w:pPr>
              <w:jc w:val="center"/>
            </w:pPr>
            <w:r w:rsidRPr="00A15347">
              <w:t>0.09</w:t>
            </w:r>
          </w:p>
        </w:tc>
        <w:tc>
          <w:tcPr>
            <w:tcW w:w="1800" w:type="dxa"/>
            <w:vAlign w:val="center"/>
          </w:tcPr>
          <w:p w14:paraId="5D9891EF" w14:textId="77777777" w:rsidR="00536DC9" w:rsidRDefault="00536DC9">
            <w:pPr>
              <w:jc w:val="center"/>
            </w:pPr>
            <w:r w:rsidRPr="00AB0080">
              <w:t>90.99</w:t>
            </w:r>
          </w:p>
        </w:tc>
        <w:tc>
          <w:tcPr>
            <w:tcW w:w="1885" w:type="dxa"/>
            <w:vAlign w:val="center"/>
          </w:tcPr>
          <w:p w14:paraId="4123732A" w14:textId="77777777" w:rsidR="00536DC9" w:rsidRDefault="00536DC9">
            <w:pPr>
              <w:jc w:val="center"/>
            </w:pPr>
            <w:r w:rsidRPr="00051683">
              <w:t>78.55</w:t>
            </w:r>
          </w:p>
        </w:tc>
      </w:tr>
      <w:tr w:rsidR="00536DC9" w14:paraId="445CBB21" w14:textId="77777777">
        <w:trPr>
          <w:jc w:val="center"/>
        </w:trPr>
        <w:tc>
          <w:tcPr>
            <w:tcW w:w="1795" w:type="dxa"/>
            <w:vMerge/>
            <w:vAlign w:val="center"/>
          </w:tcPr>
          <w:p w14:paraId="6314B139" w14:textId="77777777" w:rsidR="00536DC9" w:rsidRPr="00115CDF" w:rsidRDefault="00536DC9">
            <w:pPr>
              <w:jc w:val="center"/>
              <w:rPr>
                <w:b/>
                <w:bCs/>
              </w:rPr>
            </w:pPr>
          </w:p>
        </w:tc>
        <w:tc>
          <w:tcPr>
            <w:tcW w:w="2340" w:type="dxa"/>
            <w:vAlign w:val="center"/>
          </w:tcPr>
          <w:p w14:paraId="2BDFBC56" w14:textId="77777777" w:rsidR="00536DC9" w:rsidRDefault="00536DC9">
            <w:pPr>
              <w:jc w:val="center"/>
            </w:pPr>
            <w:r>
              <w:t xml:space="preserve">Property </w:t>
            </w:r>
            <w:r>
              <w:br/>
              <w:t>Managers</w:t>
            </w:r>
          </w:p>
        </w:tc>
        <w:tc>
          <w:tcPr>
            <w:tcW w:w="1530" w:type="dxa"/>
            <w:vAlign w:val="center"/>
          </w:tcPr>
          <w:p w14:paraId="414906E9" w14:textId="77777777" w:rsidR="00536DC9" w:rsidRDefault="00536DC9">
            <w:pPr>
              <w:jc w:val="center"/>
            </w:pPr>
            <w:r w:rsidRPr="00A15347">
              <w:t>0.16</w:t>
            </w:r>
          </w:p>
        </w:tc>
        <w:tc>
          <w:tcPr>
            <w:tcW w:w="1800" w:type="dxa"/>
            <w:vAlign w:val="center"/>
          </w:tcPr>
          <w:p w14:paraId="299AE00E" w14:textId="77777777" w:rsidR="00536DC9" w:rsidRDefault="00536DC9">
            <w:pPr>
              <w:jc w:val="center"/>
            </w:pPr>
            <w:r w:rsidRPr="00AB0080">
              <w:t>92.18</w:t>
            </w:r>
          </w:p>
        </w:tc>
        <w:tc>
          <w:tcPr>
            <w:tcW w:w="1885" w:type="dxa"/>
            <w:vAlign w:val="center"/>
          </w:tcPr>
          <w:p w14:paraId="35923089" w14:textId="77777777" w:rsidR="00536DC9" w:rsidRDefault="00536DC9">
            <w:pPr>
              <w:jc w:val="center"/>
            </w:pPr>
            <w:r w:rsidRPr="00051683">
              <w:t>116.5</w:t>
            </w:r>
          </w:p>
        </w:tc>
      </w:tr>
      <w:tr w:rsidR="00536DC9" w14:paraId="3CED1225" w14:textId="77777777">
        <w:trPr>
          <w:jc w:val="center"/>
        </w:trPr>
        <w:tc>
          <w:tcPr>
            <w:tcW w:w="1795" w:type="dxa"/>
            <w:vMerge/>
            <w:vAlign w:val="center"/>
          </w:tcPr>
          <w:p w14:paraId="3483C624" w14:textId="77777777" w:rsidR="00536DC9" w:rsidRPr="00115CDF" w:rsidRDefault="00536DC9">
            <w:pPr>
              <w:jc w:val="center"/>
              <w:rPr>
                <w:b/>
                <w:bCs/>
              </w:rPr>
            </w:pPr>
          </w:p>
        </w:tc>
        <w:tc>
          <w:tcPr>
            <w:tcW w:w="2340" w:type="dxa"/>
            <w:vAlign w:val="center"/>
          </w:tcPr>
          <w:p w14:paraId="3E553529" w14:textId="77777777" w:rsidR="00536DC9" w:rsidRDefault="00536DC9">
            <w:pPr>
              <w:jc w:val="center"/>
            </w:pPr>
            <w:r>
              <w:t>Education Property Managers</w:t>
            </w:r>
          </w:p>
        </w:tc>
        <w:tc>
          <w:tcPr>
            <w:tcW w:w="1530" w:type="dxa"/>
            <w:vAlign w:val="center"/>
          </w:tcPr>
          <w:p w14:paraId="65E536D1" w14:textId="77777777" w:rsidR="00536DC9" w:rsidRDefault="00536DC9">
            <w:pPr>
              <w:jc w:val="center"/>
            </w:pPr>
            <w:r w:rsidRPr="00A15347">
              <w:t>-0.08</w:t>
            </w:r>
          </w:p>
        </w:tc>
        <w:tc>
          <w:tcPr>
            <w:tcW w:w="1800" w:type="dxa"/>
            <w:vAlign w:val="center"/>
          </w:tcPr>
          <w:p w14:paraId="2574D05C" w14:textId="77777777" w:rsidR="00536DC9" w:rsidRDefault="00536DC9">
            <w:pPr>
              <w:jc w:val="center"/>
            </w:pPr>
            <w:r w:rsidRPr="00AB0080">
              <w:t>79.76</w:t>
            </w:r>
          </w:p>
        </w:tc>
        <w:tc>
          <w:tcPr>
            <w:tcW w:w="1885" w:type="dxa"/>
            <w:vAlign w:val="center"/>
          </w:tcPr>
          <w:p w14:paraId="0D6A2A7F" w14:textId="77777777" w:rsidR="00536DC9" w:rsidRDefault="00536DC9">
            <w:pPr>
              <w:jc w:val="center"/>
            </w:pPr>
            <w:r w:rsidRPr="00051683">
              <w:t>0</w:t>
            </w:r>
          </w:p>
        </w:tc>
      </w:tr>
      <w:tr w:rsidR="00536DC9" w14:paraId="3960C0FE" w14:textId="77777777">
        <w:trPr>
          <w:jc w:val="center"/>
        </w:trPr>
        <w:tc>
          <w:tcPr>
            <w:tcW w:w="1795" w:type="dxa"/>
            <w:vMerge/>
            <w:vAlign w:val="center"/>
          </w:tcPr>
          <w:p w14:paraId="6DDDDE45" w14:textId="77777777" w:rsidR="00536DC9" w:rsidRPr="00115CDF" w:rsidRDefault="00536DC9">
            <w:pPr>
              <w:jc w:val="center"/>
              <w:rPr>
                <w:b/>
                <w:bCs/>
              </w:rPr>
            </w:pPr>
          </w:p>
        </w:tc>
        <w:tc>
          <w:tcPr>
            <w:tcW w:w="2340" w:type="dxa"/>
            <w:vAlign w:val="center"/>
          </w:tcPr>
          <w:p w14:paraId="73A4EC2F" w14:textId="77777777" w:rsidR="00536DC9" w:rsidRDefault="00536DC9">
            <w:pPr>
              <w:jc w:val="center"/>
            </w:pPr>
            <w:r>
              <w:t>Education Managers</w:t>
            </w:r>
          </w:p>
        </w:tc>
        <w:tc>
          <w:tcPr>
            <w:tcW w:w="1530" w:type="dxa"/>
            <w:vAlign w:val="center"/>
          </w:tcPr>
          <w:p w14:paraId="1905AF4D" w14:textId="77777777" w:rsidR="00536DC9" w:rsidRDefault="00536DC9">
            <w:pPr>
              <w:jc w:val="center"/>
            </w:pPr>
            <w:r w:rsidRPr="00A15347">
              <w:t>0.08</w:t>
            </w:r>
          </w:p>
        </w:tc>
        <w:tc>
          <w:tcPr>
            <w:tcW w:w="1800" w:type="dxa"/>
            <w:vAlign w:val="center"/>
          </w:tcPr>
          <w:p w14:paraId="0A22E9ED" w14:textId="77777777" w:rsidR="00536DC9" w:rsidRDefault="00536DC9">
            <w:pPr>
              <w:jc w:val="center"/>
            </w:pPr>
            <w:r w:rsidRPr="00AB0080">
              <w:t>94.28</w:t>
            </w:r>
          </w:p>
        </w:tc>
        <w:tc>
          <w:tcPr>
            <w:tcW w:w="1885" w:type="dxa"/>
            <w:vAlign w:val="center"/>
          </w:tcPr>
          <w:p w14:paraId="7874F17A" w14:textId="77777777" w:rsidR="00536DC9" w:rsidRDefault="00536DC9">
            <w:pPr>
              <w:jc w:val="center"/>
            </w:pPr>
            <w:r w:rsidRPr="00051683">
              <w:t>140.97</w:t>
            </w:r>
          </w:p>
        </w:tc>
      </w:tr>
      <w:tr w:rsidR="00536DC9" w14:paraId="36935AEB" w14:textId="77777777">
        <w:trPr>
          <w:jc w:val="center"/>
        </w:trPr>
        <w:tc>
          <w:tcPr>
            <w:tcW w:w="1795" w:type="dxa"/>
            <w:vMerge/>
            <w:vAlign w:val="center"/>
          </w:tcPr>
          <w:p w14:paraId="4FD8AADC" w14:textId="77777777" w:rsidR="00536DC9" w:rsidRPr="00115CDF" w:rsidRDefault="00536DC9">
            <w:pPr>
              <w:jc w:val="center"/>
              <w:rPr>
                <w:b/>
                <w:bCs/>
              </w:rPr>
            </w:pPr>
          </w:p>
        </w:tc>
        <w:tc>
          <w:tcPr>
            <w:tcW w:w="2340" w:type="dxa"/>
            <w:vAlign w:val="center"/>
          </w:tcPr>
          <w:p w14:paraId="461FAAEA" w14:textId="77777777" w:rsidR="00536DC9" w:rsidRDefault="00536DC9">
            <w:pPr>
              <w:jc w:val="center"/>
            </w:pPr>
            <w:r>
              <w:t>Others</w:t>
            </w:r>
          </w:p>
        </w:tc>
        <w:tc>
          <w:tcPr>
            <w:tcW w:w="1530" w:type="dxa"/>
            <w:vAlign w:val="center"/>
          </w:tcPr>
          <w:p w14:paraId="47ECA98D" w14:textId="77777777" w:rsidR="00536DC9" w:rsidRDefault="00536DC9">
            <w:pPr>
              <w:jc w:val="center"/>
            </w:pPr>
            <w:r w:rsidRPr="00A15347">
              <w:t>0.07</w:t>
            </w:r>
          </w:p>
        </w:tc>
        <w:tc>
          <w:tcPr>
            <w:tcW w:w="1800" w:type="dxa"/>
            <w:vAlign w:val="center"/>
          </w:tcPr>
          <w:p w14:paraId="5D315831" w14:textId="77777777" w:rsidR="00536DC9" w:rsidRDefault="00536DC9">
            <w:pPr>
              <w:jc w:val="center"/>
            </w:pPr>
            <w:r w:rsidRPr="00AB0080">
              <w:t>95.32</w:t>
            </w:r>
          </w:p>
        </w:tc>
        <w:tc>
          <w:tcPr>
            <w:tcW w:w="1885" w:type="dxa"/>
            <w:vAlign w:val="center"/>
          </w:tcPr>
          <w:p w14:paraId="49114510" w14:textId="77777777" w:rsidR="00536DC9" w:rsidRDefault="00536DC9">
            <w:pPr>
              <w:jc w:val="center"/>
            </w:pPr>
            <w:r w:rsidRPr="00051683">
              <w:t>22.18</w:t>
            </w:r>
          </w:p>
        </w:tc>
      </w:tr>
      <w:tr w:rsidR="00536DC9" w14:paraId="0A9B6DB8" w14:textId="77777777">
        <w:trPr>
          <w:jc w:val="center"/>
        </w:trPr>
        <w:tc>
          <w:tcPr>
            <w:tcW w:w="1795" w:type="dxa"/>
            <w:vMerge w:val="restart"/>
            <w:vAlign w:val="center"/>
          </w:tcPr>
          <w:p w14:paraId="4E13B69F" w14:textId="77777777" w:rsidR="00536DC9" w:rsidRPr="00115CDF" w:rsidRDefault="00536DC9">
            <w:pPr>
              <w:jc w:val="center"/>
              <w:rPr>
                <w:b/>
                <w:bCs/>
              </w:rPr>
            </w:pPr>
            <w:r>
              <w:rPr>
                <w:b/>
                <w:bCs/>
              </w:rPr>
              <w:t>Decision Tree Regression</w:t>
            </w:r>
          </w:p>
        </w:tc>
        <w:tc>
          <w:tcPr>
            <w:tcW w:w="2340" w:type="dxa"/>
            <w:vAlign w:val="center"/>
          </w:tcPr>
          <w:p w14:paraId="6551D604" w14:textId="77777777" w:rsidR="00536DC9" w:rsidRDefault="00536DC9">
            <w:pPr>
              <w:jc w:val="center"/>
            </w:pPr>
            <w:r>
              <w:t>IT Managers</w:t>
            </w:r>
          </w:p>
        </w:tc>
        <w:tc>
          <w:tcPr>
            <w:tcW w:w="1530" w:type="dxa"/>
            <w:vAlign w:val="center"/>
          </w:tcPr>
          <w:p w14:paraId="0F8C32A5" w14:textId="77777777" w:rsidR="00536DC9" w:rsidRDefault="00536DC9">
            <w:pPr>
              <w:jc w:val="center"/>
            </w:pPr>
            <w:r w:rsidRPr="00F76713">
              <w:t>0.05</w:t>
            </w:r>
          </w:p>
        </w:tc>
        <w:tc>
          <w:tcPr>
            <w:tcW w:w="1800" w:type="dxa"/>
            <w:vAlign w:val="center"/>
          </w:tcPr>
          <w:p w14:paraId="107F9998" w14:textId="77777777" w:rsidR="00536DC9" w:rsidRDefault="00536DC9">
            <w:pPr>
              <w:jc w:val="center"/>
            </w:pPr>
            <w:r w:rsidRPr="00D524AA">
              <w:t>92.36</w:t>
            </w:r>
          </w:p>
        </w:tc>
        <w:tc>
          <w:tcPr>
            <w:tcW w:w="1885" w:type="dxa"/>
            <w:vAlign w:val="center"/>
          </w:tcPr>
          <w:p w14:paraId="0A3411CC" w14:textId="77777777" w:rsidR="00536DC9" w:rsidRDefault="00536DC9">
            <w:pPr>
              <w:jc w:val="center"/>
            </w:pPr>
            <w:r w:rsidRPr="00707695">
              <w:t>844.65</w:t>
            </w:r>
          </w:p>
        </w:tc>
      </w:tr>
      <w:tr w:rsidR="00536DC9" w14:paraId="51C44EDB" w14:textId="77777777">
        <w:trPr>
          <w:jc w:val="center"/>
        </w:trPr>
        <w:tc>
          <w:tcPr>
            <w:tcW w:w="1795" w:type="dxa"/>
            <w:vMerge/>
            <w:vAlign w:val="center"/>
          </w:tcPr>
          <w:p w14:paraId="07CCDE93" w14:textId="77777777" w:rsidR="00536DC9" w:rsidRDefault="00536DC9">
            <w:pPr>
              <w:jc w:val="center"/>
            </w:pPr>
          </w:p>
        </w:tc>
        <w:tc>
          <w:tcPr>
            <w:tcW w:w="2340" w:type="dxa"/>
            <w:vAlign w:val="center"/>
          </w:tcPr>
          <w:p w14:paraId="59835FC1" w14:textId="77777777" w:rsidR="00536DC9" w:rsidRDefault="00536DC9">
            <w:pPr>
              <w:jc w:val="center"/>
            </w:pPr>
            <w:r>
              <w:t xml:space="preserve">Property </w:t>
            </w:r>
            <w:r>
              <w:br/>
              <w:t>Managers</w:t>
            </w:r>
          </w:p>
        </w:tc>
        <w:tc>
          <w:tcPr>
            <w:tcW w:w="1530" w:type="dxa"/>
            <w:vAlign w:val="center"/>
          </w:tcPr>
          <w:p w14:paraId="1FFD4B5A" w14:textId="77777777" w:rsidR="00536DC9" w:rsidRDefault="00536DC9">
            <w:pPr>
              <w:jc w:val="center"/>
            </w:pPr>
            <w:r w:rsidRPr="00F76713">
              <w:t>0.02</w:t>
            </w:r>
          </w:p>
        </w:tc>
        <w:tc>
          <w:tcPr>
            <w:tcW w:w="1800" w:type="dxa"/>
            <w:vAlign w:val="center"/>
          </w:tcPr>
          <w:p w14:paraId="5340862C" w14:textId="77777777" w:rsidR="00536DC9" w:rsidRDefault="00536DC9">
            <w:pPr>
              <w:jc w:val="center"/>
            </w:pPr>
            <w:r w:rsidRPr="00D524AA">
              <w:t>94.59</w:t>
            </w:r>
          </w:p>
        </w:tc>
        <w:tc>
          <w:tcPr>
            <w:tcW w:w="1885" w:type="dxa"/>
            <w:vAlign w:val="center"/>
          </w:tcPr>
          <w:p w14:paraId="6D6834F3" w14:textId="77777777" w:rsidR="00536DC9" w:rsidRDefault="00536DC9">
            <w:pPr>
              <w:jc w:val="center"/>
            </w:pPr>
            <w:r w:rsidRPr="00707695">
              <w:t>1572.12</w:t>
            </w:r>
          </w:p>
        </w:tc>
      </w:tr>
      <w:tr w:rsidR="00536DC9" w14:paraId="5FAA036F" w14:textId="77777777">
        <w:trPr>
          <w:jc w:val="center"/>
        </w:trPr>
        <w:tc>
          <w:tcPr>
            <w:tcW w:w="1795" w:type="dxa"/>
            <w:vMerge/>
            <w:vAlign w:val="center"/>
          </w:tcPr>
          <w:p w14:paraId="7311F5B5" w14:textId="77777777" w:rsidR="00536DC9" w:rsidRDefault="00536DC9">
            <w:pPr>
              <w:jc w:val="center"/>
            </w:pPr>
          </w:p>
        </w:tc>
        <w:tc>
          <w:tcPr>
            <w:tcW w:w="2340" w:type="dxa"/>
            <w:vAlign w:val="center"/>
          </w:tcPr>
          <w:p w14:paraId="130C0BE8" w14:textId="77777777" w:rsidR="00536DC9" w:rsidRDefault="00536DC9">
            <w:pPr>
              <w:jc w:val="center"/>
            </w:pPr>
            <w:r>
              <w:t>Education Property Managers</w:t>
            </w:r>
          </w:p>
        </w:tc>
        <w:tc>
          <w:tcPr>
            <w:tcW w:w="1530" w:type="dxa"/>
            <w:vAlign w:val="center"/>
          </w:tcPr>
          <w:p w14:paraId="50316D2A" w14:textId="77777777" w:rsidR="00536DC9" w:rsidRDefault="00536DC9">
            <w:pPr>
              <w:jc w:val="center"/>
            </w:pPr>
            <w:r w:rsidRPr="00F76713">
              <w:t>-0.37</w:t>
            </w:r>
          </w:p>
        </w:tc>
        <w:tc>
          <w:tcPr>
            <w:tcW w:w="1800" w:type="dxa"/>
            <w:vAlign w:val="center"/>
          </w:tcPr>
          <w:p w14:paraId="1335D2B5" w14:textId="77777777" w:rsidR="00536DC9" w:rsidRDefault="00536DC9">
            <w:pPr>
              <w:jc w:val="center"/>
            </w:pPr>
            <w:r w:rsidRPr="00D524AA">
              <w:t>70.71</w:t>
            </w:r>
          </w:p>
        </w:tc>
        <w:tc>
          <w:tcPr>
            <w:tcW w:w="1885" w:type="dxa"/>
            <w:vAlign w:val="center"/>
          </w:tcPr>
          <w:p w14:paraId="12E11331" w14:textId="77777777" w:rsidR="00536DC9" w:rsidRDefault="00536DC9">
            <w:pPr>
              <w:jc w:val="center"/>
            </w:pPr>
            <w:r w:rsidRPr="00707695">
              <w:t>0</w:t>
            </w:r>
          </w:p>
        </w:tc>
      </w:tr>
      <w:tr w:rsidR="00536DC9" w14:paraId="24B8448D" w14:textId="77777777">
        <w:trPr>
          <w:jc w:val="center"/>
        </w:trPr>
        <w:tc>
          <w:tcPr>
            <w:tcW w:w="1795" w:type="dxa"/>
            <w:vMerge/>
            <w:vAlign w:val="center"/>
          </w:tcPr>
          <w:p w14:paraId="1852A1DA" w14:textId="77777777" w:rsidR="00536DC9" w:rsidRDefault="00536DC9">
            <w:pPr>
              <w:jc w:val="center"/>
            </w:pPr>
          </w:p>
        </w:tc>
        <w:tc>
          <w:tcPr>
            <w:tcW w:w="2340" w:type="dxa"/>
            <w:vAlign w:val="center"/>
          </w:tcPr>
          <w:p w14:paraId="3517EA95" w14:textId="77777777" w:rsidR="00536DC9" w:rsidRDefault="00536DC9">
            <w:pPr>
              <w:jc w:val="center"/>
            </w:pPr>
            <w:r>
              <w:t>Education Managers</w:t>
            </w:r>
          </w:p>
        </w:tc>
        <w:tc>
          <w:tcPr>
            <w:tcW w:w="1530" w:type="dxa"/>
            <w:vAlign w:val="center"/>
          </w:tcPr>
          <w:p w14:paraId="718F2D6B" w14:textId="77777777" w:rsidR="00536DC9" w:rsidRDefault="00536DC9">
            <w:pPr>
              <w:jc w:val="center"/>
            </w:pPr>
            <w:r w:rsidRPr="00F76713">
              <w:t>-1.14</w:t>
            </w:r>
          </w:p>
        </w:tc>
        <w:tc>
          <w:tcPr>
            <w:tcW w:w="1800" w:type="dxa"/>
            <w:vAlign w:val="center"/>
          </w:tcPr>
          <w:p w14:paraId="1CCE532A" w14:textId="77777777" w:rsidR="00536DC9" w:rsidRDefault="00536DC9">
            <w:pPr>
              <w:jc w:val="center"/>
            </w:pPr>
            <w:r w:rsidRPr="00D524AA">
              <w:t>79</w:t>
            </w:r>
          </w:p>
        </w:tc>
        <w:tc>
          <w:tcPr>
            <w:tcW w:w="1885" w:type="dxa"/>
            <w:vAlign w:val="center"/>
          </w:tcPr>
          <w:p w14:paraId="32593E50" w14:textId="77777777" w:rsidR="00536DC9" w:rsidRDefault="00536DC9">
            <w:pPr>
              <w:jc w:val="center"/>
            </w:pPr>
            <w:r w:rsidRPr="00707695">
              <w:t>376.01</w:t>
            </w:r>
          </w:p>
        </w:tc>
      </w:tr>
      <w:tr w:rsidR="00536DC9" w14:paraId="23FAD89C" w14:textId="77777777">
        <w:trPr>
          <w:jc w:val="center"/>
        </w:trPr>
        <w:tc>
          <w:tcPr>
            <w:tcW w:w="1795" w:type="dxa"/>
            <w:vMerge/>
            <w:vAlign w:val="center"/>
          </w:tcPr>
          <w:p w14:paraId="4C2AA59F" w14:textId="77777777" w:rsidR="00536DC9" w:rsidRDefault="00536DC9">
            <w:pPr>
              <w:jc w:val="center"/>
            </w:pPr>
          </w:p>
        </w:tc>
        <w:tc>
          <w:tcPr>
            <w:tcW w:w="2340" w:type="dxa"/>
            <w:vAlign w:val="center"/>
          </w:tcPr>
          <w:p w14:paraId="1B209AC8" w14:textId="77777777" w:rsidR="00536DC9" w:rsidRDefault="00536DC9">
            <w:pPr>
              <w:jc w:val="center"/>
            </w:pPr>
            <w:r>
              <w:t>Others</w:t>
            </w:r>
          </w:p>
        </w:tc>
        <w:tc>
          <w:tcPr>
            <w:tcW w:w="1530" w:type="dxa"/>
            <w:vAlign w:val="center"/>
          </w:tcPr>
          <w:p w14:paraId="4CDEB236" w14:textId="77777777" w:rsidR="00536DC9" w:rsidRDefault="00536DC9">
            <w:pPr>
              <w:jc w:val="center"/>
            </w:pPr>
            <w:r w:rsidRPr="00F76713">
              <w:t>0.16</w:t>
            </w:r>
          </w:p>
        </w:tc>
        <w:tc>
          <w:tcPr>
            <w:tcW w:w="1800" w:type="dxa"/>
            <w:vAlign w:val="center"/>
          </w:tcPr>
          <w:p w14:paraId="1667AD5E" w14:textId="77777777" w:rsidR="00536DC9" w:rsidRDefault="00536DC9">
            <w:pPr>
              <w:jc w:val="center"/>
            </w:pPr>
            <w:r w:rsidRPr="00D524AA">
              <w:t>94.96</w:t>
            </w:r>
          </w:p>
        </w:tc>
        <w:tc>
          <w:tcPr>
            <w:tcW w:w="1885" w:type="dxa"/>
            <w:vAlign w:val="center"/>
          </w:tcPr>
          <w:p w14:paraId="2272AA45" w14:textId="77777777" w:rsidR="00536DC9" w:rsidRDefault="00536DC9">
            <w:pPr>
              <w:jc w:val="center"/>
            </w:pPr>
            <w:r w:rsidRPr="00707695">
              <w:t>432.48</w:t>
            </w:r>
          </w:p>
        </w:tc>
      </w:tr>
    </w:tbl>
    <w:p w14:paraId="23BF2732" w14:textId="77777777" w:rsidR="00C417A4" w:rsidRDefault="00C417A4" w:rsidP="00EE2EEE">
      <w:pPr>
        <w:rPr>
          <w:rFonts w:eastAsia="Arial" w:cs="Arial"/>
          <w:szCs w:val="24"/>
          <w:lang w:val="en-US"/>
        </w:rPr>
      </w:pPr>
    </w:p>
    <w:p w14:paraId="195C2887" w14:textId="77777777" w:rsidR="0018588F" w:rsidRDefault="0018588F" w:rsidP="0018588F">
      <w:r>
        <w:t>The low fit quality values may seem alarming at first, however, the reality of the matter is that the data available was simply not sufficient to fit a regression model with a good fit quality. Another reason for this was the sparsity of the data i.e. the number of entries (days) with no bookings. The fit quality is expected to significantly improve with an increase in available data.</w:t>
      </w:r>
    </w:p>
    <w:p w14:paraId="7F8B704C" w14:textId="77777777" w:rsidR="0018588F" w:rsidRDefault="0018588F" w:rsidP="0018588F">
      <w:r>
        <w:lastRenderedPageBreak/>
        <w:t xml:space="preserve">Despite the poor fit quality across the board, the models do an acceptable job at accurately predicting the number of bookings for new data. A comparison of accuracy scores shows that Elastic Net Regression is the best-performing model. </w:t>
      </w:r>
    </w:p>
    <w:p w14:paraId="236008B9" w14:textId="77777777" w:rsidR="0018588F" w:rsidRDefault="0018588F" w:rsidP="0018588F">
      <w:r>
        <w:t>An analysis of the Advertisement Effect scores also backs up the choice of Elastic Net Regression because the other models are predicting unrealistically high scores for the Advertisement Effect. The reason for these unrealistic predictions is likely to be overfitting in the models.</w:t>
      </w:r>
    </w:p>
    <w:p w14:paraId="2262533E" w14:textId="75C48995" w:rsidR="0018588F" w:rsidRDefault="0018588F" w:rsidP="0018588F">
      <w:r>
        <w:t>Elastic Net Regression, due to the inclusion of regularization terms, can better account for the booking count spikes due to advertisements in the training data and therefore present better predictions and more realistic scores of Advertisement Effect.</w:t>
      </w:r>
    </w:p>
    <w:p w14:paraId="6E8BA3F9" w14:textId="2F0A4737" w:rsidR="00EF425D" w:rsidRDefault="00725382" w:rsidP="0018588F">
      <w:r>
        <w:t>Graphical representation of each model for each target audience is presented in the following sub-sections.</w:t>
      </w:r>
    </w:p>
    <w:p w14:paraId="31202A8C" w14:textId="77777777" w:rsidR="0018588F" w:rsidRDefault="0018588F" w:rsidP="00FF2BD6">
      <w:pPr>
        <w:pStyle w:val="Heading4"/>
      </w:pPr>
      <w:r>
        <w:t>OLS Linear Regression</w:t>
      </w:r>
    </w:p>
    <w:p w14:paraId="3A0CF91A" w14:textId="77777777" w:rsidR="0018588F" w:rsidRPr="00A35035" w:rsidRDefault="0018588F" w:rsidP="0018588F">
      <w:r>
        <w:rPr>
          <w:noProof/>
        </w:rPr>
        <w:drawing>
          <wp:inline distT="0" distB="0" distL="0" distR="0" wp14:anchorId="01002F92" wp14:editId="7F2DA9C2">
            <wp:extent cx="5943600" cy="3566160"/>
            <wp:effectExtent l="19050" t="19050" r="19050" b="15240"/>
            <wp:docPr id="1488060089" name="Picture 3" descr="A graph of a graph showing the results of a perform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60089" name="Picture 3" descr="A graph of a graph showing the results of a performance&#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943600" cy="3566160"/>
                    </a:xfrm>
                    <a:prstGeom prst="rect">
                      <a:avLst/>
                    </a:prstGeom>
                    <a:ln>
                      <a:solidFill>
                        <a:schemeClr val="tx1"/>
                      </a:solidFill>
                    </a:ln>
                  </pic:spPr>
                </pic:pic>
              </a:graphicData>
            </a:graphic>
          </wp:inline>
        </w:drawing>
      </w:r>
    </w:p>
    <w:p w14:paraId="1EBD35C9" w14:textId="77777777" w:rsidR="0018588F" w:rsidRDefault="0018588F" w:rsidP="0018588F">
      <w:r>
        <w:rPr>
          <w:noProof/>
        </w:rPr>
        <w:lastRenderedPageBreak/>
        <w:drawing>
          <wp:inline distT="0" distB="0" distL="0" distR="0" wp14:anchorId="15D680C0" wp14:editId="6115FBC6">
            <wp:extent cx="5943600" cy="3566160"/>
            <wp:effectExtent l="19050" t="19050" r="19050" b="15240"/>
            <wp:docPr id="1113667067" name="Picture 5"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67067" name="Picture 5" descr="A graph of a graph&#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3566160"/>
                    </a:xfrm>
                    <a:prstGeom prst="rect">
                      <a:avLst/>
                    </a:prstGeom>
                    <a:ln>
                      <a:solidFill>
                        <a:schemeClr val="tx1"/>
                      </a:solidFill>
                    </a:ln>
                  </pic:spPr>
                </pic:pic>
              </a:graphicData>
            </a:graphic>
          </wp:inline>
        </w:drawing>
      </w:r>
      <w:r>
        <w:rPr>
          <w:noProof/>
        </w:rPr>
        <w:drawing>
          <wp:inline distT="0" distB="0" distL="0" distR="0" wp14:anchorId="2368B359" wp14:editId="02B51DB3">
            <wp:extent cx="5943600" cy="3566160"/>
            <wp:effectExtent l="19050" t="19050" r="19050" b="15240"/>
            <wp:docPr id="116764661" name="Picture 2" descr="A graph with black dots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4661" name="Picture 2" descr="A graph with black dots and a blue lin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3566160"/>
                    </a:xfrm>
                    <a:prstGeom prst="rect">
                      <a:avLst/>
                    </a:prstGeom>
                    <a:ln>
                      <a:solidFill>
                        <a:schemeClr val="tx1"/>
                      </a:solidFill>
                    </a:ln>
                  </pic:spPr>
                </pic:pic>
              </a:graphicData>
            </a:graphic>
          </wp:inline>
        </w:drawing>
      </w:r>
      <w:r>
        <w:rPr>
          <w:noProof/>
        </w:rPr>
        <w:lastRenderedPageBreak/>
        <w:drawing>
          <wp:inline distT="0" distB="0" distL="0" distR="0" wp14:anchorId="794110A0" wp14:editId="5027B799">
            <wp:extent cx="5943600" cy="3566160"/>
            <wp:effectExtent l="19050" t="19050" r="19050" b="15240"/>
            <wp:docPr id="1978555568" name="Picture 1" descr="A graph with black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55568" name="Picture 1" descr="A graph with black and red dot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3566160"/>
                    </a:xfrm>
                    <a:prstGeom prst="rect">
                      <a:avLst/>
                    </a:prstGeom>
                    <a:ln>
                      <a:solidFill>
                        <a:schemeClr val="tx1"/>
                      </a:solidFill>
                    </a:ln>
                  </pic:spPr>
                </pic:pic>
              </a:graphicData>
            </a:graphic>
          </wp:inline>
        </w:drawing>
      </w:r>
      <w:r>
        <w:rPr>
          <w:noProof/>
        </w:rPr>
        <w:drawing>
          <wp:inline distT="0" distB="0" distL="0" distR="0" wp14:anchorId="1EBB4186" wp14:editId="10CD7C76">
            <wp:extent cx="5943600" cy="3566160"/>
            <wp:effectExtent l="19050" t="19050" r="19050" b="15240"/>
            <wp:docPr id="1085140295" name="Picture 4"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40295" name="Picture 4" descr="A graph with red and blue dot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3566160"/>
                    </a:xfrm>
                    <a:prstGeom prst="rect">
                      <a:avLst/>
                    </a:prstGeom>
                    <a:ln>
                      <a:solidFill>
                        <a:schemeClr val="tx1"/>
                      </a:solidFill>
                    </a:ln>
                  </pic:spPr>
                </pic:pic>
              </a:graphicData>
            </a:graphic>
          </wp:inline>
        </w:drawing>
      </w:r>
    </w:p>
    <w:p w14:paraId="5BC5239A" w14:textId="77777777" w:rsidR="0018588F" w:rsidRDefault="0018588F" w:rsidP="0018588F">
      <w:r>
        <w:t>The red points represent the predicted data points with Advertisement Status as 1. These points correspond to spikes in the regression line. This makes sense because when an advertisement is deemed to be active, the booking count should be higher on that day. Higher the Advertisement Effect score determined by the model for a target audience, larger the spikes on the graph.</w:t>
      </w:r>
    </w:p>
    <w:p w14:paraId="34F3C501" w14:textId="77777777" w:rsidR="0018588F" w:rsidRDefault="0018588F" w:rsidP="00231411">
      <w:pPr>
        <w:pStyle w:val="Heading4"/>
      </w:pPr>
      <w:r>
        <w:lastRenderedPageBreak/>
        <w:t>Elastic Net Regression</w:t>
      </w:r>
    </w:p>
    <w:p w14:paraId="06D98D16" w14:textId="77777777" w:rsidR="0018588F" w:rsidRDefault="0018588F" w:rsidP="0018588F">
      <w:r>
        <w:rPr>
          <w:noProof/>
        </w:rPr>
        <w:drawing>
          <wp:inline distT="0" distB="0" distL="0" distR="0" wp14:anchorId="362C78FC" wp14:editId="632A2546">
            <wp:extent cx="5943600" cy="3566160"/>
            <wp:effectExtent l="19050" t="19050" r="19050" b="15240"/>
            <wp:docPr id="681828669" name="Picture 8"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28669" name="Picture 8" descr="A graph of a number of people&#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5943600" cy="3566160"/>
                    </a:xfrm>
                    <a:prstGeom prst="rect">
                      <a:avLst/>
                    </a:prstGeom>
                    <a:ln>
                      <a:solidFill>
                        <a:schemeClr val="tx1"/>
                      </a:solidFill>
                    </a:ln>
                  </pic:spPr>
                </pic:pic>
              </a:graphicData>
            </a:graphic>
          </wp:inline>
        </w:drawing>
      </w:r>
      <w:r>
        <w:rPr>
          <w:noProof/>
        </w:rPr>
        <w:drawing>
          <wp:inline distT="0" distB="0" distL="0" distR="0" wp14:anchorId="62E4E471" wp14:editId="021CA01E">
            <wp:extent cx="5943600" cy="3566160"/>
            <wp:effectExtent l="19050" t="19050" r="19050" b="15240"/>
            <wp:docPr id="1869241783" name="Picture 10"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41783" name="Picture 10" descr="A graph of a number of people&#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943600" cy="3566160"/>
                    </a:xfrm>
                    <a:prstGeom prst="rect">
                      <a:avLst/>
                    </a:prstGeom>
                    <a:ln>
                      <a:solidFill>
                        <a:schemeClr val="tx1"/>
                      </a:solidFill>
                    </a:ln>
                  </pic:spPr>
                </pic:pic>
              </a:graphicData>
            </a:graphic>
          </wp:inline>
        </w:drawing>
      </w:r>
      <w:r>
        <w:rPr>
          <w:noProof/>
        </w:rPr>
        <w:lastRenderedPageBreak/>
        <w:drawing>
          <wp:inline distT="0" distB="0" distL="0" distR="0" wp14:anchorId="1F3742F1" wp14:editId="260FD931">
            <wp:extent cx="5943600" cy="3566160"/>
            <wp:effectExtent l="19050" t="19050" r="19050" b="15240"/>
            <wp:docPr id="1061295041" name="Picture 7" descr="A graph of 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95041" name="Picture 7" descr="A graph of a graph with a line&#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5943600" cy="3566160"/>
                    </a:xfrm>
                    <a:prstGeom prst="rect">
                      <a:avLst/>
                    </a:prstGeom>
                    <a:ln>
                      <a:solidFill>
                        <a:schemeClr val="tx1"/>
                      </a:solidFill>
                    </a:ln>
                  </pic:spPr>
                </pic:pic>
              </a:graphicData>
            </a:graphic>
          </wp:inline>
        </w:drawing>
      </w:r>
      <w:r>
        <w:rPr>
          <w:noProof/>
        </w:rPr>
        <w:drawing>
          <wp:inline distT="0" distB="0" distL="0" distR="0" wp14:anchorId="490BFBC6" wp14:editId="6BC6C600">
            <wp:extent cx="5943600" cy="3566160"/>
            <wp:effectExtent l="19050" t="19050" r="19050" b="15240"/>
            <wp:docPr id="1275616464" name="Picture 6" descr="A graph of a graph showing the results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16464" name="Picture 6" descr="A graph of a graph showing the results of a graph&#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5943600" cy="3566160"/>
                    </a:xfrm>
                    <a:prstGeom prst="rect">
                      <a:avLst/>
                    </a:prstGeom>
                    <a:ln>
                      <a:solidFill>
                        <a:schemeClr val="tx1"/>
                      </a:solidFill>
                    </a:ln>
                  </pic:spPr>
                </pic:pic>
              </a:graphicData>
            </a:graphic>
          </wp:inline>
        </w:drawing>
      </w:r>
      <w:r>
        <w:rPr>
          <w:noProof/>
        </w:rPr>
        <w:lastRenderedPageBreak/>
        <w:drawing>
          <wp:inline distT="0" distB="0" distL="0" distR="0" wp14:anchorId="43A6DD7E" wp14:editId="738C0F66">
            <wp:extent cx="5943600" cy="3566160"/>
            <wp:effectExtent l="19050" t="19050" r="19050" b="15240"/>
            <wp:docPr id="806114263" name="Picture 9" descr="A graph of a graph with black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14263" name="Picture 9" descr="A graph of a graph with black dots&#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5943600" cy="3566160"/>
                    </a:xfrm>
                    <a:prstGeom prst="rect">
                      <a:avLst/>
                    </a:prstGeom>
                    <a:ln>
                      <a:solidFill>
                        <a:schemeClr val="tx1"/>
                      </a:solidFill>
                    </a:ln>
                  </pic:spPr>
                </pic:pic>
              </a:graphicData>
            </a:graphic>
          </wp:inline>
        </w:drawing>
      </w:r>
    </w:p>
    <w:p w14:paraId="630630AC" w14:textId="77777777" w:rsidR="0018588F" w:rsidRDefault="0018588F" w:rsidP="0018588F">
      <w:r>
        <w:t>The red dots are the predicted data points where Advertisement Status was active. It is interesting to note that for some target audiences, there were no spikes despite the presence of advertisements in the data points. This is because in these models, cross validation determined the value of alpha to be significantly higher than for the other target audiences. Alpha dictates the size of the regularization penalty, and a higher alpha means that the coefficients become much smaller.</w:t>
      </w:r>
    </w:p>
    <w:p w14:paraId="7F8632B6" w14:textId="77777777" w:rsidR="0018588F" w:rsidRDefault="0018588F" w:rsidP="0018588F">
      <w:r>
        <w:t xml:space="preserve">This helps prevent overfitting and make more realistic predictions. It is expected that if more data were available, the spikes in the other graphs would also eventually be straightened by the elastic net model. </w:t>
      </w:r>
    </w:p>
    <w:p w14:paraId="5A547676" w14:textId="77777777" w:rsidR="0018588F" w:rsidRDefault="0018588F" w:rsidP="008559CE">
      <w:pPr>
        <w:pStyle w:val="Heading4"/>
      </w:pPr>
      <w:r>
        <w:lastRenderedPageBreak/>
        <w:t>Decision Tree Regression</w:t>
      </w:r>
    </w:p>
    <w:p w14:paraId="755180EE" w14:textId="77777777" w:rsidR="0018588F" w:rsidRPr="007A4C38" w:rsidRDefault="0018588F" w:rsidP="0018588F">
      <w:r>
        <w:rPr>
          <w:noProof/>
        </w:rPr>
        <w:drawing>
          <wp:inline distT="0" distB="0" distL="0" distR="0" wp14:anchorId="5F37BA15" wp14:editId="60FA0839">
            <wp:extent cx="5943600" cy="3566160"/>
            <wp:effectExtent l="19050" t="19050" r="18415" b="26670"/>
            <wp:docPr id="835091108" name="Picture 13" descr="A graph with a line and a black d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91108" name="Picture 13" descr="A graph with a line and a black dot&#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a:ln>
                      <a:solidFill>
                        <a:schemeClr val="tx1"/>
                      </a:solidFill>
                    </a:ln>
                  </pic:spPr>
                </pic:pic>
              </a:graphicData>
            </a:graphic>
          </wp:inline>
        </w:drawing>
      </w:r>
      <w:r>
        <w:rPr>
          <w:noProof/>
        </w:rPr>
        <w:drawing>
          <wp:inline distT="0" distB="0" distL="0" distR="0" wp14:anchorId="7FDDD79A" wp14:editId="7CA536F0">
            <wp:extent cx="5943600" cy="3566160"/>
            <wp:effectExtent l="19050" t="19050" r="19050" b="15240"/>
            <wp:docPr id="1895189309" name="Picture 15" descr="A graph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89309" name="Picture 15" descr="A graph of a tre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3566160"/>
                    </a:xfrm>
                    <a:prstGeom prst="rect">
                      <a:avLst/>
                    </a:prstGeom>
                    <a:ln>
                      <a:solidFill>
                        <a:schemeClr val="tx1"/>
                      </a:solidFill>
                    </a:ln>
                  </pic:spPr>
                </pic:pic>
              </a:graphicData>
            </a:graphic>
          </wp:inline>
        </w:drawing>
      </w:r>
      <w:r>
        <w:rPr>
          <w:noProof/>
        </w:rPr>
        <w:lastRenderedPageBreak/>
        <w:drawing>
          <wp:inline distT="0" distB="0" distL="0" distR="0" wp14:anchorId="69398919" wp14:editId="5F4D8448">
            <wp:extent cx="5943600" cy="3566160"/>
            <wp:effectExtent l="19050" t="19050" r="19050" b="15240"/>
            <wp:docPr id="1499951850" name="Picture 12" descr="A graph with black dots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51850" name="Picture 12" descr="A graph with black dots and a blue lin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3566160"/>
                    </a:xfrm>
                    <a:prstGeom prst="rect">
                      <a:avLst/>
                    </a:prstGeom>
                    <a:ln>
                      <a:solidFill>
                        <a:schemeClr val="tx1"/>
                      </a:solidFill>
                    </a:ln>
                  </pic:spPr>
                </pic:pic>
              </a:graphicData>
            </a:graphic>
          </wp:inline>
        </w:drawing>
      </w:r>
      <w:r>
        <w:rPr>
          <w:noProof/>
        </w:rPr>
        <w:drawing>
          <wp:inline distT="0" distB="0" distL="0" distR="0" wp14:anchorId="3BD8B631" wp14:editId="03D24F32">
            <wp:extent cx="5943600" cy="3566160"/>
            <wp:effectExtent l="19050" t="19050" r="19050" b="15240"/>
            <wp:docPr id="1623972592" name="Picture 1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72592" name="Picture 11" descr="A graph of a graph&#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5943600" cy="3566160"/>
                    </a:xfrm>
                    <a:prstGeom prst="rect">
                      <a:avLst/>
                    </a:prstGeom>
                    <a:ln>
                      <a:solidFill>
                        <a:schemeClr val="tx1"/>
                      </a:solidFill>
                    </a:ln>
                  </pic:spPr>
                </pic:pic>
              </a:graphicData>
            </a:graphic>
          </wp:inline>
        </w:drawing>
      </w:r>
      <w:r>
        <w:rPr>
          <w:noProof/>
        </w:rPr>
        <w:lastRenderedPageBreak/>
        <w:drawing>
          <wp:inline distT="0" distB="0" distL="0" distR="0" wp14:anchorId="3634D907" wp14:editId="2476AD4C">
            <wp:extent cx="5943600" cy="3566160"/>
            <wp:effectExtent l="19050" t="19050" r="19050" b="15240"/>
            <wp:docPr id="1332142525" name="Picture 14" descr="A graph of a tre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42525" name="Picture 14" descr="A graph of a tree&#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5943600" cy="3566160"/>
                    </a:xfrm>
                    <a:prstGeom prst="rect">
                      <a:avLst/>
                    </a:prstGeom>
                    <a:ln>
                      <a:solidFill>
                        <a:schemeClr val="tx1"/>
                      </a:solidFill>
                    </a:ln>
                  </pic:spPr>
                </pic:pic>
              </a:graphicData>
            </a:graphic>
          </wp:inline>
        </w:drawing>
      </w:r>
    </w:p>
    <w:p w14:paraId="52CC1229" w14:textId="77777777" w:rsidR="0018588F" w:rsidRDefault="0018588F" w:rsidP="0018588F">
      <w:r>
        <w:t xml:space="preserve">The regression trees are prone to overfitting. Despite the use of ten-fold cross validation to minimize overfitting, it is apparent from the results of the regression tree model for each target audience that this model is indeed overfitting to the data. </w:t>
      </w:r>
    </w:p>
    <w:p w14:paraId="79E197B7" w14:textId="77777777" w:rsidR="0018588F" w:rsidRDefault="0018588F" w:rsidP="0018588F">
      <w:r>
        <w:t>The rises and falls in the regression line can be explained by the fact that decision trees treat the data points locally. So, the regression line may experience a “spike” or a rise even when the advertisement status is 0.</w:t>
      </w:r>
    </w:p>
    <w:p w14:paraId="5E864C1A" w14:textId="77777777" w:rsidR="0018588F" w:rsidRDefault="0018588F" w:rsidP="00D423DA">
      <w:pPr>
        <w:pStyle w:val="Heading4"/>
      </w:pPr>
      <w:r>
        <w:t>Conclusion</w:t>
      </w:r>
    </w:p>
    <w:p w14:paraId="081C49BE" w14:textId="2CD445B9" w:rsidR="13EF15F5" w:rsidRPr="00D423DA" w:rsidRDefault="0018588F" w:rsidP="679CC951">
      <w:pPr>
        <w:rPr>
          <w:rFonts w:eastAsia="Arial" w:cs="Arial"/>
          <w:szCs w:val="24"/>
          <w:lang w:val="en-US"/>
        </w:rPr>
      </w:pPr>
      <w:r>
        <w:t>Based on the results produced by the regression models, Elastic Net Regression stands out as the best-performing model. Therefore, this model will be selected from the regression models and will be compared with the best choice from the Time Series models to determine the best prediction model for this project.</w:t>
      </w:r>
    </w:p>
    <w:p w14:paraId="5B0B7688" w14:textId="4E089186" w:rsidR="269EA6FF" w:rsidRDefault="00D423DA" w:rsidP="00D423DA">
      <w:pPr>
        <w:pStyle w:val="Heading3"/>
      </w:pPr>
      <w:bookmarkStart w:id="42" w:name="_Toc160103504"/>
      <w:r>
        <w:t>Time Series Models</w:t>
      </w:r>
      <w:bookmarkEnd w:id="42"/>
    </w:p>
    <w:p w14:paraId="7B3EDDE1" w14:textId="01669A78" w:rsidR="269EA6FF" w:rsidRPr="00750E61" w:rsidRDefault="269EA6FF" w:rsidP="679CC951">
      <w:r>
        <w:t>For the evaluation of the forecasting models within the project, the Mean Absolute Error (MAE)</w:t>
      </w:r>
      <w:r w:rsidR="00A7657F">
        <w:t xml:space="preserve"> was </w:t>
      </w:r>
      <w:r w:rsidR="008D55BA">
        <w:t xml:space="preserve">the </w:t>
      </w:r>
      <w:r w:rsidR="00750E61">
        <w:t>important parameter</w:t>
      </w:r>
      <w:r>
        <w:t xml:space="preserve">. </w:t>
      </w:r>
      <w:r w:rsidR="00750E61">
        <w:t xml:space="preserve">It is </w:t>
      </w:r>
      <w:r>
        <w:t xml:space="preserve">pivotal in quantifying the accuracy of the predictive models, providing a clear measure of their </w:t>
      </w:r>
      <w:r w:rsidR="00D41DA1">
        <w:t xml:space="preserve">predictive </w:t>
      </w:r>
      <w:r>
        <w:t>performance.</w:t>
      </w:r>
    </w:p>
    <w:p w14:paraId="5400B53F" w14:textId="1139A4E9" w:rsidR="269EA6FF" w:rsidRDefault="269EA6FF" w:rsidP="679CC951">
      <w:pPr>
        <w:rPr>
          <w:lang w:val="en-US"/>
        </w:rPr>
      </w:pPr>
      <w:r w:rsidRPr="226E1953">
        <w:rPr>
          <w:lang w:val="en-US"/>
        </w:rPr>
        <w:t xml:space="preserve">Mean Absolute Error (MAE) measures the average magnitude of errors in the predictions i.e. how far off your predictions are on average, in the units of what you </w:t>
      </w:r>
      <w:r w:rsidRPr="226E1953">
        <w:rPr>
          <w:lang w:val="en-US"/>
        </w:rPr>
        <w:lastRenderedPageBreak/>
        <w:t xml:space="preserve">are predicting. A lower MAE is </w:t>
      </w:r>
      <w:r w:rsidR="00750E61">
        <w:rPr>
          <w:lang w:val="en-US"/>
        </w:rPr>
        <w:t xml:space="preserve">naturally </w:t>
      </w:r>
      <w:r w:rsidRPr="226E1953">
        <w:rPr>
          <w:lang w:val="en-US"/>
        </w:rPr>
        <w:t>better.</w:t>
      </w:r>
      <w:r w:rsidR="01A09448" w:rsidRPr="226E1953">
        <w:rPr>
          <w:lang w:val="en-US"/>
        </w:rPr>
        <w:t xml:space="preserve"> </w:t>
      </w:r>
      <w:r w:rsidR="00750E61">
        <w:rPr>
          <w:lang w:val="en-US"/>
        </w:rPr>
        <w:t>The MAE was normalized using the range of test data</w:t>
      </w:r>
      <w:r w:rsidR="00BC124C">
        <w:rPr>
          <w:lang w:val="en-US"/>
        </w:rPr>
        <w:t xml:space="preserve"> and then </w:t>
      </w:r>
      <w:r w:rsidR="00750E61">
        <w:rPr>
          <w:lang w:val="en-US"/>
        </w:rPr>
        <w:t>was expressed as a percentage for ease of interpretation.</w:t>
      </w:r>
    </w:p>
    <w:p w14:paraId="07D5FE8E" w14:textId="49A8FD04" w:rsidR="25400024" w:rsidRDefault="00BC124C" w:rsidP="25400024">
      <w:pPr>
        <w:rPr>
          <w:lang w:val="en-US"/>
        </w:rPr>
      </w:pPr>
      <w:r>
        <w:rPr>
          <w:lang w:val="en-US"/>
        </w:rPr>
        <w:t xml:space="preserve">The </w:t>
      </w:r>
      <w:r w:rsidR="00F27F0D">
        <w:rPr>
          <w:lang w:val="en-US"/>
        </w:rPr>
        <w:t xml:space="preserve">percentage </w:t>
      </w:r>
      <w:r>
        <w:rPr>
          <w:lang w:val="en-US"/>
        </w:rPr>
        <w:t xml:space="preserve">accuracy </w:t>
      </w:r>
      <w:r w:rsidR="00F27F0D">
        <w:rPr>
          <w:lang w:val="en-US"/>
        </w:rPr>
        <w:t>is expressed in terms of the MAE. The results by target audience are shown in the following table.</w:t>
      </w:r>
    </w:p>
    <w:tbl>
      <w:tblPr>
        <w:tblStyle w:val="TableGrid"/>
        <w:tblW w:w="5000" w:type="pct"/>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252"/>
        <w:gridCol w:w="2252"/>
        <w:gridCol w:w="2253"/>
        <w:gridCol w:w="2253"/>
      </w:tblGrid>
      <w:tr w:rsidR="00D41DA1" w14:paraId="7A604527" w14:textId="6BEE8FB3" w:rsidTr="00CD0876">
        <w:trPr>
          <w:trHeight w:val="300"/>
        </w:trPr>
        <w:tc>
          <w:tcPr>
            <w:tcW w:w="1250" w:type="pct"/>
            <w:tcMar>
              <w:left w:w="105" w:type="dxa"/>
              <w:right w:w="105" w:type="dxa"/>
            </w:tcMar>
            <w:vAlign w:val="center"/>
          </w:tcPr>
          <w:p w14:paraId="17C61AA2" w14:textId="76CC9077" w:rsidR="00D41DA1" w:rsidRDefault="00D41DA1" w:rsidP="00CD0876">
            <w:pPr>
              <w:jc w:val="center"/>
              <w:rPr>
                <w:rFonts w:eastAsia="Arial" w:cs="Arial"/>
                <w:b/>
                <w:bCs/>
              </w:rPr>
            </w:pPr>
            <w:r w:rsidRPr="226E1953">
              <w:rPr>
                <w:rFonts w:eastAsia="Arial" w:cs="Arial"/>
                <w:b/>
                <w:bCs/>
              </w:rPr>
              <w:t>Model</w:t>
            </w:r>
          </w:p>
        </w:tc>
        <w:tc>
          <w:tcPr>
            <w:tcW w:w="1250" w:type="pct"/>
            <w:tcMar>
              <w:left w:w="105" w:type="dxa"/>
              <w:right w:w="105" w:type="dxa"/>
            </w:tcMar>
            <w:vAlign w:val="center"/>
          </w:tcPr>
          <w:p w14:paraId="2A130C38" w14:textId="520877C3" w:rsidR="00D41DA1" w:rsidRDefault="00D41DA1" w:rsidP="00CD0876">
            <w:pPr>
              <w:jc w:val="center"/>
              <w:rPr>
                <w:rFonts w:eastAsia="Arial" w:cs="Arial"/>
                <w:b/>
                <w:bCs/>
              </w:rPr>
            </w:pPr>
            <w:r w:rsidRPr="226E1953">
              <w:rPr>
                <w:rFonts w:eastAsia="Arial" w:cs="Arial"/>
                <w:b/>
                <w:bCs/>
              </w:rPr>
              <w:t>Target Audience</w:t>
            </w:r>
          </w:p>
        </w:tc>
        <w:tc>
          <w:tcPr>
            <w:tcW w:w="1250" w:type="pct"/>
            <w:tcMar>
              <w:left w:w="105" w:type="dxa"/>
              <w:right w:w="105" w:type="dxa"/>
            </w:tcMar>
            <w:vAlign w:val="center"/>
          </w:tcPr>
          <w:p w14:paraId="412A22A3" w14:textId="08C9E80F" w:rsidR="00D41DA1" w:rsidRDefault="00D41DA1" w:rsidP="00CD0876">
            <w:pPr>
              <w:jc w:val="center"/>
              <w:rPr>
                <w:rFonts w:eastAsia="Arial" w:cs="Arial"/>
                <w:b/>
                <w:bCs/>
              </w:rPr>
            </w:pPr>
            <w:r w:rsidRPr="226E1953">
              <w:rPr>
                <w:rFonts w:eastAsia="Arial" w:cs="Arial"/>
                <w:b/>
                <w:bCs/>
              </w:rPr>
              <w:t>MAE%</w:t>
            </w:r>
          </w:p>
        </w:tc>
        <w:tc>
          <w:tcPr>
            <w:tcW w:w="1251" w:type="pct"/>
            <w:tcMar>
              <w:left w:w="105" w:type="dxa"/>
              <w:right w:w="105" w:type="dxa"/>
            </w:tcMar>
            <w:vAlign w:val="center"/>
          </w:tcPr>
          <w:p w14:paraId="011FA951" w14:textId="482F0CF0" w:rsidR="00D41DA1" w:rsidRDefault="00D41DA1" w:rsidP="00CD0876">
            <w:pPr>
              <w:jc w:val="center"/>
              <w:rPr>
                <w:rFonts w:eastAsia="Arial" w:cs="Arial"/>
                <w:b/>
                <w:bCs/>
              </w:rPr>
            </w:pPr>
            <w:r w:rsidRPr="3857143B">
              <w:rPr>
                <w:rFonts w:eastAsia="Arial" w:cs="Arial"/>
                <w:b/>
                <w:bCs/>
              </w:rPr>
              <w:t>% Accuracy</w:t>
            </w:r>
          </w:p>
        </w:tc>
      </w:tr>
      <w:tr w:rsidR="00D41DA1" w14:paraId="1895D6BD" w14:textId="06913741" w:rsidTr="00CD0876">
        <w:trPr>
          <w:trHeight w:val="300"/>
        </w:trPr>
        <w:tc>
          <w:tcPr>
            <w:tcW w:w="1250" w:type="pct"/>
            <w:vMerge w:val="restart"/>
            <w:tcMar>
              <w:left w:w="105" w:type="dxa"/>
              <w:right w:w="105" w:type="dxa"/>
            </w:tcMar>
            <w:vAlign w:val="center"/>
          </w:tcPr>
          <w:p w14:paraId="550BA4C5" w14:textId="7B643E56" w:rsidR="00D41DA1" w:rsidRDefault="00D41DA1" w:rsidP="00CD0876">
            <w:pPr>
              <w:jc w:val="center"/>
              <w:rPr>
                <w:rFonts w:eastAsia="Arial" w:cs="Arial"/>
                <w:b/>
                <w:bCs/>
              </w:rPr>
            </w:pPr>
            <w:r w:rsidRPr="226E1953">
              <w:rPr>
                <w:rFonts w:eastAsia="Arial" w:cs="Arial"/>
                <w:b/>
                <w:bCs/>
              </w:rPr>
              <w:t>ARIMA</w:t>
            </w:r>
          </w:p>
        </w:tc>
        <w:tc>
          <w:tcPr>
            <w:tcW w:w="1250" w:type="pct"/>
            <w:tcMar>
              <w:left w:w="105" w:type="dxa"/>
              <w:right w:w="105" w:type="dxa"/>
            </w:tcMar>
            <w:vAlign w:val="center"/>
          </w:tcPr>
          <w:p w14:paraId="4AC171D5" w14:textId="724AD639" w:rsidR="00D41DA1" w:rsidRDefault="00D41DA1" w:rsidP="00CD0876">
            <w:pPr>
              <w:jc w:val="center"/>
              <w:rPr>
                <w:rFonts w:eastAsia="Arial" w:cs="Arial"/>
              </w:rPr>
            </w:pPr>
            <w:r w:rsidRPr="226E1953">
              <w:rPr>
                <w:rFonts w:eastAsia="Arial" w:cs="Arial"/>
              </w:rPr>
              <w:t>IT Managers</w:t>
            </w:r>
          </w:p>
        </w:tc>
        <w:tc>
          <w:tcPr>
            <w:tcW w:w="1250" w:type="pct"/>
            <w:tcMar>
              <w:left w:w="105" w:type="dxa"/>
              <w:right w:w="105" w:type="dxa"/>
            </w:tcMar>
            <w:vAlign w:val="center"/>
          </w:tcPr>
          <w:p w14:paraId="549E26EB" w14:textId="7BE6A7E1" w:rsidR="00D41DA1" w:rsidRDefault="00D41DA1" w:rsidP="00CD0876">
            <w:pPr>
              <w:jc w:val="center"/>
              <w:rPr>
                <w:rFonts w:eastAsia="Arial" w:cs="Arial"/>
                <w:szCs w:val="24"/>
              </w:rPr>
            </w:pPr>
            <w:r w:rsidRPr="679CC951">
              <w:rPr>
                <w:rFonts w:eastAsia="Arial" w:cs="Arial"/>
                <w:szCs w:val="24"/>
              </w:rPr>
              <w:t>15.74%</w:t>
            </w:r>
          </w:p>
        </w:tc>
        <w:tc>
          <w:tcPr>
            <w:tcW w:w="1251" w:type="pct"/>
            <w:tcMar>
              <w:left w:w="105" w:type="dxa"/>
              <w:right w:w="105" w:type="dxa"/>
            </w:tcMar>
            <w:vAlign w:val="center"/>
          </w:tcPr>
          <w:p w14:paraId="6ECC9DCD" w14:textId="6FADC698" w:rsidR="00D41DA1" w:rsidRDefault="00D41DA1" w:rsidP="00CD0876">
            <w:pPr>
              <w:jc w:val="center"/>
              <w:rPr>
                <w:rFonts w:eastAsia="Arial" w:cs="Arial"/>
              </w:rPr>
            </w:pPr>
            <w:r w:rsidRPr="56DFD1B4">
              <w:rPr>
                <w:rFonts w:eastAsia="Arial" w:cs="Arial"/>
              </w:rPr>
              <w:t>84.26%</w:t>
            </w:r>
          </w:p>
        </w:tc>
      </w:tr>
      <w:tr w:rsidR="00D41DA1" w14:paraId="5F227FDC" w14:textId="360DF818" w:rsidTr="00CD0876">
        <w:trPr>
          <w:trHeight w:val="300"/>
        </w:trPr>
        <w:tc>
          <w:tcPr>
            <w:tcW w:w="1250" w:type="pct"/>
            <w:vMerge/>
            <w:vAlign w:val="center"/>
          </w:tcPr>
          <w:p w14:paraId="08F435A9" w14:textId="77777777" w:rsidR="00D41DA1" w:rsidRDefault="00D41DA1" w:rsidP="00CD0876">
            <w:pPr>
              <w:jc w:val="center"/>
            </w:pPr>
          </w:p>
        </w:tc>
        <w:tc>
          <w:tcPr>
            <w:tcW w:w="1250" w:type="pct"/>
            <w:tcMar>
              <w:left w:w="105" w:type="dxa"/>
              <w:right w:w="105" w:type="dxa"/>
            </w:tcMar>
            <w:vAlign w:val="center"/>
          </w:tcPr>
          <w:p w14:paraId="1BA761B6" w14:textId="1E195513" w:rsidR="00D41DA1" w:rsidRDefault="00D41DA1" w:rsidP="00CD0876">
            <w:pPr>
              <w:jc w:val="center"/>
              <w:rPr>
                <w:rFonts w:eastAsia="Arial" w:cs="Arial"/>
              </w:rPr>
            </w:pPr>
            <w:r w:rsidRPr="226E1953">
              <w:rPr>
                <w:rFonts w:eastAsia="Arial" w:cs="Arial"/>
              </w:rPr>
              <w:t>Property Managers</w:t>
            </w:r>
          </w:p>
        </w:tc>
        <w:tc>
          <w:tcPr>
            <w:tcW w:w="1250" w:type="pct"/>
            <w:tcMar>
              <w:left w:w="105" w:type="dxa"/>
              <w:right w:w="105" w:type="dxa"/>
            </w:tcMar>
            <w:vAlign w:val="center"/>
          </w:tcPr>
          <w:p w14:paraId="36574885" w14:textId="194F6D3B" w:rsidR="00D41DA1" w:rsidRDefault="00D41DA1" w:rsidP="00CD0876">
            <w:pPr>
              <w:jc w:val="center"/>
              <w:rPr>
                <w:rFonts w:eastAsia="Arial" w:cs="Arial"/>
                <w:szCs w:val="24"/>
              </w:rPr>
            </w:pPr>
            <w:r w:rsidRPr="679CC951">
              <w:rPr>
                <w:rFonts w:eastAsia="Arial" w:cs="Arial"/>
                <w:szCs w:val="24"/>
              </w:rPr>
              <w:t>13.68%</w:t>
            </w:r>
          </w:p>
        </w:tc>
        <w:tc>
          <w:tcPr>
            <w:tcW w:w="1251" w:type="pct"/>
            <w:tcMar>
              <w:left w:w="105" w:type="dxa"/>
              <w:right w:w="105" w:type="dxa"/>
            </w:tcMar>
            <w:vAlign w:val="center"/>
          </w:tcPr>
          <w:p w14:paraId="23DA7128" w14:textId="2A57F040" w:rsidR="00D41DA1" w:rsidRDefault="00D41DA1" w:rsidP="00CD0876">
            <w:pPr>
              <w:jc w:val="center"/>
              <w:rPr>
                <w:rFonts w:eastAsia="Arial" w:cs="Arial"/>
              </w:rPr>
            </w:pPr>
            <w:r w:rsidRPr="761B881B">
              <w:rPr>
                <w:rFonts w:eastAsia="Arial" w:cs="Arial"/>
              </w:rPr>
              <w:t>86.32%</w:t>
            </w:r>
          </w:p>
        </w:tc>
      </w:tr>
      <w:tr w:rsidR="00D41DA1" w14:paraId="3D32FCD5" w14:textId="60BC3F3C" w:rsidTr="00CD0876">
        <w:trPr>
          <w:trHeight w:val="300"/>
        </w:trPr>
        <w:tc>
          <w:tcPr>
            <w:tcW w:w="1250" w:type="pct"/>
            <w:vMerge/>
            <w:vAlign w:val="center"/>
          </w:tcPr>
          <w:p w14:paraId="676F6AB9" w14:textId="77777777" w:rsidR="00D41DA1" w:rsidRDefault="00D41DA1" w:rsidP="00CD0876">
            <w:pPr>
              <w:jc w:val="center"/>
            </w:pPr>
          </w:p>
        </w:tc>
        <w:tc>
          <w:tcPr>
            <w:tcW w:w="1250" w:type="pct"/>
            <w:tcMar>
              <w:left w:w="105" w:type="dxa"/>
              <w:right w:w="105" w:type="dxa"/>
            </w:tcMar>
            <w:vAlign w:val="center"/>
          </w:tcPr>
          <w:p w14:paraId="26D17DAD" w14:textId="703CEFF2" w:rsidR="00D41DA1" w:rsidRDefault="00D41DA1" w:rsidP="00CD0876">
            <w:pPr>
              <w:jc w:val="center"/>
              <w:rPr>
                <w:rFonts w:eastAsia="Arial" w:cs="Arial"/>
              </w:rPr>
            </w:pPr>
            <w:r w:rsidRPr="226E1953">
              <w:rPr>
                <w:rFonts w:eastAsia="Arial" w:cs="Arial"/>
              </w:rPr>
              <w:t>Education Managers</w:t>
            </w:r>
          </w:p>
        </w:tc>
        <w:tc>
          <w:tcPr>
            <w:tcW w:w="1250" w:type="pct"/>
            <w:tcMar>
              <w:left w:w="105" w:type="dxa"/>
              <w:right w:w="105" w:type="dxa"/>
            </w:tcMar>
            <w:vAlign w:val="center"/>
          </w:tcPr>
          <w:p w14:paraId="2A9D94E1" w14:textId="7F43ECE9" w:rsidR="00D41DA1" w:rsidRDefault="00D41DA1" w:rsidP="00CD0876">
            <w:pPr>
              <w:jc w:val="center"/>
              <w:rPr>
                <w:rFonts w:eastAsia="Arial" w:cs="Arial"/>
                <w:szCs w:val="24"/>
              </w:rPr>
            </w:pPr>
            <w:r w:rsidRPr="679CC951">
              <w:rPr>
                <w:rFonts w:eastAsia="Arial" w:cs="Arial"/>
                <w:szCs w:val="24"/>
              </w:rPr>
              <w:t>17.20%</w:t>
            </w:r>
          </w:p>
        </w:tc>
        <w:tc>
          <w:tcPr>
            <w:tcW w:w="1251" w:type="pct"/>
            <w:tcMar>
              <w:left w:w="105" w:type="dxa"/>
              <w:right w:w="105" w:type="dxa"/>
            </w:tcMar>
            <w:vAlign w:val="center"/>
          </w:tcPr>
          <w:p w14:paraId="32CC19CD" w14:textId="067778A0" w:rsidR="00D41DA1" w:rsidRDefault="00D41DA1" w:rsidP="00CD0876">
            <w:pPr>
              <w:jc w:val="center"/>
              <w:rPr>
                <w:rFonts w:eastAsia="Arial" w:cs="Arial"/>
              </w:rPr>
            </w:pPr>
            <w:r w:rsidRPr="2E30F424">
              <w:rPr>
                <w:rFonts w:eastAsia="Arial" w:cs="Arial"/>
              </w:rPr>
              <w:t>82.80%</w:t>
            </w:r>
          </w:p>
        </w:tc>
      </w:tr>
      <w:tr w:rsidR="00D41DA1" w14:paraId="605F2170" w14:textId="710DD914" w:rsidTr="00CD0876">
        <w:trPr>
          <w:trHeight w:val="300"/>
        </w:trPr>
        <w:tc>
          <w:tcPr>
            <w:tcW w:w="1250" w:type="pct"/>
            <w:vMerge/>
            <w:vAlign w:val="center"/>
          </w:tcPr>
          <w:p w14:paraId="7DAD4DC5" w14:textId="77777777" w:rsidR="00D41DA1" w:rsidRDefault="00D41DA1" w:rsidP="00CD0876">
            <w:pPr>
              <w:jc w:val="center"/>
            </w:pPr>
          </w:p>
        </w:tc>
        <w:tc>
          <w:tcPr>
            <w:tcW w:w="1250" w:type="pct"/>
            <w:tcMar>
              <w:left w:w="105" w:type="dxa"/>
              <w:right w:w="105" w:type="dxa"/>
            </w:tcMar>
            <w:vAlign w:val="center"/>
          </w:tcPr>
          <w:p w14:paraId="605176D9" w14:textId="7787AA88" w:rsidR="00D41DA1" w:rsidRDefault="00D41DA1" w:rsidP="00CD0876">
            <w:pPr>
              <w:jc w:val="center"/>
              <w:rPr>
                <w:rFonts w:eastAsia="Arial" w:cs="Arial"/>
              </w:rPr>
            </w:pPr>
            <w:r w:rsidRPr="226E1953">
              <w:rPr>
                <w:rFonts w:eastAsia="Arial" w:cs="Arial"/>
              </w:rPr>
              <w:t>Education Property Managers</w:t>
            </w:r>
          </w:p>
        </w:tc>
        <w:tc>
          <w:tcPr>
            <w:tcW w:w="1250" w:type="pct"/>
            <w:tcMar>
              <w:left w:w="105" w:type="dxa"/>
              <w:right w:w="105" w:type="dxa"/>
            </w:tcMar>
            <w:vAlign w:val="center"/>
          </w:tcPr>
          <w:p w14:paraId="62F811E8" w14:textId="1272D663" w:rsidR="00D41DA1" w:rsidRDefault="00D41DA1" w:rsidP="00CD0876">
            <w:pPr>
              <w:jc w:val="center"/>
              <w:rPr>
                <w:rFonts w:eastAsia="Arial" w:cs="Arial"/>
                <w:szCs w:val="24"/>
              </w:rPr>
            </w:pPr>
            <w:r w:rsidRPr="679CC951">
              <w:rPr>
                <w:rFonts w:eastAsia="Arial" w:cs="Arial"/>
                <w:szCs w:val="24"/>
              </w:rPr>
              <w:t>77.48%</w:t>
            </w:r>
          </w:p>
        </w:tc>
        <w:tc>
          <w:tcPr>
            <w:tcW w:w="1251" w:type="pct"/>
            <w:tcMar>
              <w:left w:w="105" w:type="dxa"/>
              <w:right w:w="105" w:type="dxa"/>
            </w:tcMar>
            <w:vAlign w:val="center"/>
          </w:tcPr>
          <w:p w14:paraId="4ADB81DC" w14:textId="6A2B680C" w:rsidR="00D41DA1" w:rsidRDefault="00D41DA1" w:rsidP="00CD0876">
            <w:pPr>
              <w:jc w:val="center"/>
              <w:rPr>
                <w:rFonts w:eastAsia="Arial" w:cs="Arial"/>
              </w:rPr>
            </w:pPr>
            <w:r w:rsidRPr="121BD57E">
              <w:rPr>
                <w:rFonts w:eastAsia="Arial" w:cs="Arial"/>
              </w:rPr>
              <w:t>22.52</w:t>
            </w:r>
            <w:r w:rsidRPr="6351BD20">
              <w:rPr>
                <w:rFonts w:eastAsia="Arial" w:cs="Arial"/>
              </w:rPr>
              <w:t>%</w:t>
            </w:r>
          </w:p>
        </w:tc>
      </w:tr>
      <w:tr w:rsidR="00D41DA1" w14:paraId="797AD66F" w14:textId="077F4184" w:rsidTr="00CD0876">
        <w:trPr>
          <w:trHeight w:val="300"/>
        </w:trPr>
        <w:tc>
          <w:tcPr>
            <w:tcW w:w="1250" w:type="pct"/>
            <w:vMerge/>
            <w:vAlign w:val="center"/>
          </w:tcPr>
          <w:p w14:paraId="2D5B2D06" w14:textId="77777777" w:rsidR="00D41DA1" w:rsidRDefault="00D41DA1" w:rsidP="00CD0876">
            <w:pPr>
              <w:jc w:val="center"/>
            </w:pPr>
          </w:p>
        </w:tc>
        <w:tc>
          <w:tcPr>
            <w:tcW w:w="1250" w:type="pct"/>
            <w:tcMar>
              <w:left w:w="105" w:type="dxa"/>
              <w:right w:w="105" w:type="dxa"/>
            </w:tcMar>
            <w:vAlign w:val="center"/>
          </w:tcPr>
          <w:p w14:paraId="660F967B" w14:textId="18AC44FB" w:rsidR="00D41DA1" w:rsidRDefault="00D41DA1" w:rsidP="00CD0876">
            <w:pPr>
              <w:jc w:val="center"/>
              <w:rPr>
                <w:rFonts w:eastAsia="Arial" w:cs="Arial"/>
              </w:rPr>
            </w:pPr>
            <w:r w:rsidRPr="226E1953">
              <w:rPr>
                <w:rFonts w:eastAsia="Arial" w:cs="Arial"/>
              </w:rPr>
              <w:t>General</w:t>
            </w:r>
          </w:p>
        </w:tc>
        <w:tc>
          <w:tcPr>
            <w:tcW w:w="1250" w:type="pct"/>
            <w:tcMar>
              <w:left w:w="105" w:type="dxa"/>
              <w:right w:w="105" w:type="dxa"/>
            </w:tcMar>
            <w:vAlign w:val="center"/>
          </w:tcPr>
          <w:p w14:paraId="6DC3AC26" w14:textId="5969983F" w:rsidR="00D41DA1" w:rsidRDefault="00D41DA1" w:rsidP="00CD0876">
            <w:pPr>
              <w:jc w:val="center"/>
              <w:rPr>
                <w:rFonts w:eastAsia="Arial" w:cs="Arial"/>
                <w:szCs w:val="24"/>
              </w:rPr>
            </w:pPr>
            <w:r w:rsidRPr="679CC951">
              <w:rPr>
                <w:rFonts w:eastAsia="Arial" w:cs="Arial"/>
                <w:szCs w:val="24"/>
              </w:rPr>
              <w:t>14.75%</w:t>
            </w:r>
          </w:p>
        </w:tc>
        <w:tc>
          <w:tcPr>
            <w:tcW w:w="1251" w:type="pct"/>
            <w:tcMar>
              <w:left w:w="105" w:type="dxa"/>
              <w:right w:w="105" w:type="dxa"/>
            </w:tcMar>
            <w:vAlign w:val="center"/>
          </w:tcPr>
          <w:p w14:paraId="1F384066" w14:textId="5B59B7A6" w:rsidR="00D41DA1" w:rsidRDefault="00D41DA1" w:rsidP="00CD0876">
            <w:pPr>
              <w:jc w:val="center"/>
              <w:rPr>
                <w:rFonts w:eastAsia="Arial" w:cs="Arial"/>
              </w:rPr>
            </w:pPr>
            <w:r w:rsidRPr="4DCF5C63">
              <w:rPr>
                <w:rFonts w:eastAsia="Arial" w:cs="Arial"/>
              </w:rPr>
              <w:t>85.25%</w:t>
            </w:r>
          </w:p>
        </w:tc>
      </w:tr>
      <w:tr w:rsidR="00D41DA1" w14:paraId="0AA77BEF" w14:textId="3FB951A6" w:rsidTr="00CD0876">
        <w:trPr>
          <w:trHeight w:val="300"/>
        </w:trPr>
        <w:tc>
          <w:tcPr>
            <w:tcW w:w="1250" w:type="pct"/>
            <w:vMerge w:val="restart"/>
            <w:tcMar>
              <w:left w:w="105" w:type="dxa"/>
              <w:right w:w="105" w:type="dxa"/>
            </w:tcMar>
            <w:vAlign w:val="center"/>
          </w:tcPr>
          <w:p w14:paraId="50A7089B" w14:textId="07A282A7" w:rsidR="00D41DA1" w:rsidRDefault="00D41DA1" w:rsidP="00CD0876">
            <w:pPr>
              <w:jc w:val="center"/>
              <w:rPr>
                <w:rFonts w:eastAsia="Arial" w:cs="Arial"/>
                <w:b/>
                <w:bCs/>
              </w:rPr>
            </w:pPr>
            <w:r w:rsidRPr="226E1953">
              <w:rPr>
                <w:rFonts w:eastAsia="Arial" w:cs="Arial"/>
                <w:b/>
                <w:bCs/>
              </w:rPr>
              <w:t>SARIMAX</w:t>
            </w:r>
          </w:p>
        </w:tc>
        <w:tc>
          <w:tcPr>
            <w:tcW w:w="1250" w:type="pct"/>
            <w:tcMar>
              <w:left w:w="105" w:type="dxa"/>
              <w:right w:w="105" w:type="dxa"/>
            </w:tcMar>
            <w:vAlign w:val="center"/>
          </w:tcPr>
          <w:p w14:paraId="4DF3A170" w14:textId="02CE8DD5" w:rsidR="00D41DA1" w:rsidRDefault="00D41DA1" w:rsidP="00CD0876">
            <w:pPr>
              <w:jc w:val="center"/>
              <w:rPr>
                <w:rFonts w:eastAsia="Arial" w:cs="Arial"/>
              </w:rPr>
            </w:pPr>
            <w:r w:rsidRPr="226E1953">
              <w:rPr>
                <w:rFonts w:eastAsia="Arial" w:cs="Arial"/>
              </w:rPr>
              <w:t>IT Managers</w:t>
            </w:r>
          </w:p>
        </w:tc>
        <w:tc>
          <w:tcPr>
            <w:tcW w:w="1250" w:type="pct"/>
            <w:tcMar>
              <w:left w:w="105" w:type="dxa"/>
              <w:right w:w="105" w:type="dxa"/>
            </w:tcMar>
            <w:vAlign w:val="center"/>
          </w:tcPr>
          <w:p w14:paraId="7DA2169D" w14:textId="05D1D5B9" w:rsidR="00D41DA1" w:rsidRDefault="00D41DA1" w:rsidP="00CD0876">
            <w:pPr>
              <w:jc w:val="center"/>
              <w:rPr>
                <w:rFonts w:eastAsia="Arial" w:cs="Arial"/>
                <w:szCs w:val="24"/>
              </w:rPr>
            </w:pPr>
            <w:r w:rsidRPr="679CC951">
              <w:rPr>
                <w:rFonts w:eastAsia="Arial" w:cs="Arial"/>
                <w:szCs w:val="24"/>
              </w:rPr>
              <w:t>16.21%</w:t>
            </w:r>
          </w:p>
        </w:tc>
        <w:tc>
          <w:tcPr>
            <w:tcW w:w="1251" w:type="pct"/>
            <w:tcMar>
              <w:left w:w="105" w:type="dxa"/>
              <w:right w:w="105" w:type="dxa"/>
            </w:tcMar>
            <w:vAlign w:val="center"/>
          </w:tcPr>
          <w:p w14:paraId="6EE86FE5" w14:textId="764D8431" w:rsidR="00D41DA1" w:rsidRDefault="00D41DA1" w:rsidP="00CD0876">
            <w:pPr>
              <w:jc w:val="center"/>
              <w:rPr>
                <w:rFonts w:eastAsia="Arial" w:cs="Arial"/>
              </w:rPr>
            </w:pPr>
            <w:r w:rsidRPr="5BD8B875">
              <w:rPr>
                <w:rFonts w:eastAsia="Arial" w:cs="Arial"/>
              </w:rPr>
              <w:t>83.79%</w:t>
            </w:r>
          </w:p>
        </w:tc>
      </w:tr>
      <w:tr w:rsidR="00D41DA1" w14:paraId="4244C7AB" w14:textId="2DC766FA" w:rsidTr="00CD0876">
        <w:trPr>
          <w:trHeight w:val="300"/>
        </w:trPr>
        <w:tc>
          <w:tcPr>
            <w:tcW w:w="1250" w:type="pct"/>
            <w:vMerge/>
            <w:vAlign w:val="center"/>
          </w:tcPr>
          <w:p w14:paraId="026A42F1" w14:textId="77777777" w:rsidR="00D41DA1" w:rsidRDefault="00D41DA1" w:rsidP="00CD0876">
            <w:pPr>
              <w:jc w:val="center"/>
            </w:pPr>
          </w:p>
        </w:tc>
        <w:tc>
          <w:tcPr>
            <w:tcW w:w="1250" w:type="pct"/>
            <w:tcMar>
              <w:left w:w="105" w:type="dxa"/>
              <w:right w:w="105" w:type="dxa"/>
            </w:tcMar>
            <w:vAlign w:val="center"/>
          </w:tcPr>
          <w:p w14:paraId="3A5E825B" w14:textId="32E93807" w:rsidR="00D41DA1" w:rsidRDefault="00D41DA1" w:rsidP="00CD0876">
            <w:pPr>
              <w:jc w:val="center"/>
              <w:rPr>
                <w:rFonts w:eastAsia="Arial" w:cs="Arial"/>
              </w:rPr>
            </w:pPr>
            <w:r w:rsidRPr="226E1953">
              <w:rPr>
                <w:rFonts w:eastAsia="Arial" w:cs="Arial"/>
              </w:rPr>
              <w:t>Property Managers</w:t>
            </w:r>
          </w:p>
        </w:tc>
        <w:tc>
          <w:tcPr>
            <w:tcW w:w="1250" w:type="pct"/>
            <w:tcMar>
              <w:left w:w="105" w:type="dxa"/>
              <w:right w:w="105" w:type="dxa"/>
            </w:tcMar>
            <w:vAlign w:val="center"/>
          </w:tcPr>
          <w:p w14:paraId="1F0740CC" w14:textId="07C0994D" w:rsidR="00D41DA1" w:rsidRDefault="00D41DA1" w:rsidP="00CD0876">
            <w:pPr>
              <w:jc w:val="center"/>
              <w:rPr>
                <w:rFonts w:eastAsia="Arial" w:cs="Arial"/>
                <w:szCs w:val="24"/>
              </w:rPr>
            </w:pPr>
            <w:r w:rsidRPr="679CC951">
              <w:rPr>
                <w:rFonts w:eastAsia="Arial" w:cs="Arial"/>
                <w:szCs w:val="24"/>
              </w:rPr>
              <w:t>12.95%</w:t>
            </w:r>
          </w:p>
        </w:tc>
        <w:tc>
          <w:tcPr>
            <w:tcW w:w="1251" w:type="pct"/>
            <w:tcMar>
              <w:left w:w="105" w:type="dxa"/>
              <w:right w:w="105" w:type="dxa"/>
            </w:tcMar>
            <w:vAlign w:val="center"/>
          </w:tcPr>
          <w:p w14:paraId="035976AD" w14:textId="6166D5AA" w:rsidR="00D41DA1" w:rsidRDefault="00D41DA1" w:rsidP="00CD0876">
            <w:pPr>
              <w:jc w:val="center"/>
              <w:rPr>
                <w:rFonts w:eastAsia="Arial" w:cs="Arial"/>
              </w:rPr>
            </w:pPr>
            <w:r w:rsidRPr="0F301C17">
              <w:rPr>
                <w:rFonts w:eastAsia="Arial" w:cs="Arial"/>
              </w:rPr>
              <w:t>87.05%</w:t>
            </w:r>
          </w:p>
        </w:tc>
      </w:tr>
      <w:tr w:rsidR="00D41DA1" w14:paraId="42B87E17" w14:textId="0F60EB2C" w:rsidTr="00CD0876">
        <w:trPr>
          <w:trHeight w:val="300"/>
        </w:trPr>
        <w:tc>
          <w:tcPr>
            <w:tcW w:w="1250" w:type="pct"/>
            <w:vMerge/>
            <w:vAlign w:val="center"/>
          </w:tcPr>
          <w:p w14:paraId="36F4DBC7" w14:textId="77777777" w:rsidR="00D41DA1" w:rsidRDefault="00D41DA1" w:rsidP="00CD0876">
            <w:pPr>
              <w:jc w:val="center"/>
            </w:pPr>
          </w:p>
        </w:tc>
        <w:tc>
          <w:tcPr>
            <w:tcW w:w="1250" w:type="pct"/>
            <w:tcMar>
              <w:left w:w="105" w:type="dxa"/>
              <w:right w:w="105" w:type="dxa"/>
            </w:tcMar>
            <w:vAlign w:val="center"/>
          </w:tcPr>
          <w:p w14:paraId="602C1025" w14:textId="7BE5737D" w:rsidR="00D41DA1" w:rsidRDefault="00D41DA1" w:rsidP="00CD0876">
            <w:pPr>
              <w:jc w:val="center"/>
              <w:rPr>
                <w:rFonts w:eastAsia="Arial" w:cs="Arial"/>
              </w:rPr>
            </w:pPr>
            <w:r w:rsidRPr="226E1953">
              <w:rPr>
                <w:rFonts w:eastAsia="Arial" w:cs="Arial"/>
              </w:rPr>
              <w:t>Education Managers</w:t>
            </w:r>
          </w:p>
        </w:tc>
        <w:tc>
          <w:tcPr>
            <w:tcW w:w="1250" w:type="pct"/>
            <w:tcMar>
              <w:left w:w="105" w:type="dxa"/>
              <w:right w:w="105" w:type="dxa"/>
            </w:tcMar>
            <w:vAlign w:val="center"/>
          </w:tcPr>
          <w:p w14:paraId="3D73A208" w14:textId="2BB72C26" w:rsidR="00D41DA1" w:rsidRDefault="00D41DA1" w:rsidP="00CD0876">
            <w:pPr>
              <w:jc w:val="center"/>
              <w:rPr>
                <w:rFonts w:eastAsia="Arial" w:cs="Arial"/>
                <w:szCs w:val="24"/>
              </w:rPr>
            </w:pPr>
            <w:r w:rsidRPr="679CC951">
              <w:rPr>
                <w:rFonts w:eastAsia="Arial" w:cs="Arial"/>
                <w:szCs w:val="24"/>
              </w:rPr>
              <w:t>16.74%</w:t>
            </w:r>
          </w:p>
        </w:tc>
        <w:tc>
          <w:tcPr>
            <w:tcW w:w="1251" w:type="pct"/>
            <w:tcMar>
              <w:left w:w="105" w:type="dxa"/>
              <w:right w:w="105" w:type="dxa"/>
            </w:tcMar>
            <w:vAlign w:val="center"/>
          </w:tcPr>
          <w:p w14:paraId="295C3759" w14:textId="414C3C47" w:rsidR="00D41DA1" w:rsidRDefault="00D41DA1" w:rsidP="00CD0876">
            <w:pPr>
              <w:jc w:val="center"/>
              <w:rPr>
                <w:rFonts w:eastAsia="Arial" w:cs="Arial"/>
              </w:rPr>
            </w:pPr>
            <w:r w:rsidRPr="0DC27828">
              <w:rPr>
                <w:rFonts w:eastAsia="Arial" w:cs="Arial"/>
              </w:rPr>
              <w:t>83.26%</w:t>
            </w:r>
          </w:p>
        </w:tc>
      </w:tr>
      <w:tr w:rsidR="00D41DA1" w14:paraId="04D9D7A3" w14:textId="71E24887" w:rsidTr="00CD0876">
        <w:trPr>
          <w:trHeight w:val="300"/>
        </w:trPr>
        <w:tc>
          <w:tcPr>
            <w:tcW w:w="1250" w:type="pct"/>
            <w:vMerge/>
            <w:vAlign w:val="center"/>
          </w:tcPr>
          <w:p w14:paraId="1C3CBDA8" w14:textId="77777777" w:rsidR="00D41DA1" w:rsidRDefault="00D41DA1" w:rsidP="00CD0876">
            <w:pPr>
              <w:jc w:val="center"/>
            </w:pPr>
          </w:p>
        </w:tc>
        <w:tc>
          <w:tcPr>
            <w:tcW w:w="1250" w:type="pct"/>
            <w:tcMar>
              <w:left w:w="105" w:type="dxa"/>
              <w:right w:w="105" w:type="dxa"/>
            </w:tcMar>
            <w:vAlign w:val="center"/>
          </w:tcPr>
          <w:p w14:paraId="67D89A8D" w14:textId="21BAAAD0" w:rsidR="00D41DA1" w:rsidRDefault="00D41DA1" w:rsidP="00CD0876">
            <w:pPr>
              <w:jc w:val="center"/>
              <w:rPr>
                <w:rFonts w:eastAsia="Arial" w:cs="Arial"/>
              </w:rPr>
            </w:pPr>
            <w:r w:rsidRPr="226E1953">
              <w:rPr>
                <w:rFonts w:eastAsia="Arial" w:cs="Arial"/>
              </w:rPr>
              <w:t>Education Property Managers</w:t>
            </w:r>
          </w:p>
        </w:tc>
        <w:tc>
          <w:tcPr>
            <w:tcW w:w="1250" w:type="pct"/>
            <w:tcMar>
              <w:left w:w="105" w:type="dxa"/>
              <w:right w:w="105" w:type="dxa"/>
            </w:tcMar>
            <w:vAlign w:val="center"/>
          </w:tcPr>
          <w:p w14:paraId="3895BBC8" w14:textId="4CF928F9" w:rsidR="00D41DA1" w:rsidRDefault="00D41DA1" w:rsidP="00CD0876">
            <w:pPr>
              <w:jc w:val="center"/>
              <w:rPr>
                <w:rFonts w:eastAsia="Arial" w:cs="Arial"/>
                <w:szCs w:val="24"/>
              </w:rPr>
            </w:pPr>
            <w:r w:rsidRPr="679CC951">
              <w:rPr>
                <w:rFonts w:eastAsia="Arial" w:cs="Arial"/>
                <w:szCs w:val="24"/>
              </w:rPr>
              <w:t>77.48%</w:t>
            </w:r>
          </w:p>
        </w:tc>
        <w:tc>
          <w:tcPr>
            <w:tcW w:w="1251" w:type="pct"/>
            <w:tcMar>
              <w:left w:w="105" w:type="dxa"/>
              <w:right w:w="105" w:type="dxa"/>
            </w:tcMar>
            <w:vAlign w:val="center"/>
          </w:tcPr>
          <w:p w14:paraId="20C20CD6" w14:textId="3D4F9822" w:rsidR="00D41DA1" w:rsidRDefault="00D41DA1" w:rsidP="00CD0876">
            <w:pPr>
              <w:jc w:val="center"/>
              <w:rPr>
                <w:rFonts w:eastAsia="Arial" w:cs="Arial"/>
              </w:rPr>
            </w:pPr>
            <w:r w:rsidRPr="7CD6E3CB">
              <w:rPr>
                <w:rFonts w:eastAsia="Arial" w:cs="Arial"/>
              </w:rPr>
              <w:t>22.52</w:t>
            </w:r>
            <w:r w:rsidRPr="47C5F4E0">
              <w:rPr>
                <w:rFonts w:eastAsia="Arial" w:cs="Arial"/>
              </w:rPr>
              <w:t>%</w:t>
            </w:r>
          </w:p>
        </w:tc>
      </w:tr>
      <w:tr w:rsidR="00D41DA1" w14:paraId="11E93A98" w14:textId="2FCB2C43" w:rsidTr="00CD0876">
        <w:trPr>
          <w:trHeight w:val="300"/>
        </w:trPr>
        <w:tc>
          <w:tcPr>
            <w:tcW w:w="1250" w:type="pct"/>
            <w:vMerge/>
            <w:vAlign w:val="center"/>
          </w:tcPr>
          <w:p w14:paraId="18AB17C8" w14:textId="77777777" w:rsidR="00D41DA1" w:rsidRDefault="00D41DA1" w:rsidP="00CD0876">
            <w:pPr>
              <w:jc w:val="center"/>
            </w:pPr>
          </w:p>
        </w:tc>
        <w:tc>
          <w:tcPr>
            <w:tcW w:w="1250" w:type="pct"/>
            <w:tcMar>
              <w:left w:w="105" w:type="dxa"/>
              <w:right w:w="105" w:type="dxa"/>
            </w:tcMar>
            <w:vAlign w:val="center"/>
          </w:tcPr>
          <w:p w14:paraId="001B50A3" w14:textId="69A697E6" w:rsidR="00D41DA1" w:rsidRDefault="00D41DA1" w:rsidP="00CD0876">
            <w:pPr>
              <w:jc w:val="center"/>
              <w:rPr>
                <w:rFonts w:eastAsia="Arial" w:cs="Arial"/>
              </w:rPr>
            </w:pPr>
            <w:r w:rsidRPr="226E1953">
              <w:rPr>
                <w:rFonts w:eastAsia="Arial" w:cs="Arial"/>
              </w:rPr>
              <w:t>General</w:t>
            </w:r>
          </w:p>
        </w:tc>
        <w:tc>
          <w:tcPr>
            <w:tcW w:w="1250" w:type="pct"/>
            <w:tcMar>
              <w:left w:w="105" w:type="dxa"/>
              <w:right w:w="105" w:type="dxa"/>
            </w:tcMar>
            <w:vAlign w:val="center"/>
          </w:tcPr>
          <w:p w14:paraId="1F6BEAA8" w14:textId="1D240FC2" w:rsidR="00D41DA1" w:rsidRDefault="00D41DA1" w:rsidP="00CD0876">
            <w:pPr>
              <w:jc w:val="center"/>
              <w:rPr>
                <w:rFonts w:eastAsia="Arial" w:cs="Arial"/>
                <w:szCs w:val="24"/>
              </w:rPr>
            </w:pPr>
            <w:r w:rsidRPr="679CC951">
              <w:rPr>
                <w:rFonts w:eastAsia="Arial" w:cs="Arial"/>
                <w:szCs w:val="24"/>
              </w:rPr>
              <w:t>13.46%</w:t>
            </w:r>
          </w:p>
        </w:tc>
        <w:tc>
          <w:tcPr>
            <w:tcW w:w="1251" w:type="pct"/>
            <w:tcMar>
              <w:left w:w="105" w:type="dxa"/>
              <w:right w:w="105" w:type="dxa"/>
            </w:tcMar>
            <w:vAlign w:val="center"/>
          </w:tcPr>
          <w:p w14:paraId="615F40BC" w14:textId="71077538" w:rsidR="00D41DA1" w:rsidRDefault="00D41DA1" w:rsidP="00CD0876">
            <w:pPr>
              <w:jc w:val="center"/>
              <w:rPr>
                <w:rFonts w:eastAsia="Arial" w:cs="Arial"/>
              </w:rPr>
            </w:pPr>
            <w:r w:rsidRPr="47C5F4E0">
              <w:rPr>
                <w:rFonts w:eastAsia="Arial" w:cs="Arial"/>
              </w:rPr>
              <w:t>86.</w:t>
            </w:r>
            <w:r w:rsidRPr="144064CD">
              <w:rPr>
                <w:rFonts w:eastAsia="Arial" w:cs="Arial"/>
              </w:rPr>
              <w:t>54%</w:t>
            </w:r>
          </w:p>
        </w:tc>
      </w:tr>
      <w:tr w:rsidR="00D41DA1" w14:paraId="0CEB6DEB" w14:textId="28D5F1EE" w:rsidTr="00CD0876">
        <w:trPr>
          <w:trHeight w:val="300"/>
        </w:trPr>
        <w:tc>
          <w:tcPr>
            <w:tcW w:w="1250" w:type="pct"/>
            <w:vMerge w:val="restart"/>
            <w:tcMar>
              <w:left w:w="105" w:type="dxa"/>
              <w:right w:w="105" w:type="dxa"/>
            </w:tcMar>
            <w:vAlign w:val="center"/>
          </w:tcPr>
          <w:p w14:paraId="2C9FF6E1" w14:textId="6E0558E6" w:rsidR="00D41DA1" w:rsidRDefault="00D41DA1" w:rsidP="00CD0876">
            <w:pPr>
              <w:jc w:val="center"/>
              <w:rPr>
                <w:rFonts w:eastAsia="Arial" w:cs="Arial"/>
                <w:b/>
                <w:bCs/>
              </w:rPr>
            </w:pPr>
            <w:r w:rsidRPr="226E1953">
              <w:rPr>
                <w:rFonts w:eastAsia="Arial" w:cs="Arial"/>
                <w:b/>
                <w:bCs/>
              </w:rPr>
              <w:t>Exponential Smoothing</w:t>
            </w:r>
          </w:p>
        </w:tc>
        <w:tc>
          <w:tcPr>
            <w:tcW w:w="1250" w:type="pct"/>
            <w:tcMar>
              <w:left w:w="105" w:type="dxa"/>
              <w:right w:w="105" w:type="dxa"/>
            </w:tcMar>
            <w:vAlign w:val="center"/>
          </w:tcPr>
          <w:p w14:paraId="622ED9FE" w14:textId="18E80F45" w:rsidR="00D41DA1" w:rsidRDefault="00D41DA1" w:rsidP="00CD0876">
            <w:pPr>
              <w:jc w:val="center"/>
              <w:rPr>
                <w:rFonts w:eastAsia="Arial" w:cs="Arial"/>
              </w:rPr>
            </w:pPr>
            <w:r w:rsidRPr="226E1953">
              <w:rPr>
                <w:rFonts w:eastAsia="Arial" w:cs="Arial"/>
              </w:rPr>
              <w:t>IT Managers</w:t>
            </w:r>
          </w:p>
        </w:tc>
        <w:tc>
          <w:tcPr>
            <w:tcW w:w="1250" w:type="pct"/>
            <w:tcMar>
              <w:left w:w="105" w:type="dxa"/>
              <w:right w:w="105" w:type="dxa"/>
            </w:tcMar>
            <w:vAlign w:val="center"/>
          </w:tcPr>
          <w:p w14:paraId="007FE305" w14:textId="6FE3BE13" w:rsidR="00D41DA1" w:rsidRDefault="00D41DA1" w:rsidP="00CD0876">
            <w:pPr>
              <w:jc w:val="center"/>
              <w:rPr>
                <w:rFonts w:eastAsia="Arial" w:cs="Arial"/>
                <w:szCs w:val="24"/>
              </w:rPr>
            </w:pPr>
            <w:r w:rsidRPr="679CC951">
              <w:rPr>
                <w:rFonts w:eastAsia="Arial" w:cs="Arial"/>
                <w:szCs w:val="24"/>
              </w:rPr>
              <w:t>644.54%</w:t>
            </w:r>
          </w:p>
        </w:tc>
        <w:tc>
          <w:tcPr>
            <w:tcW w:w="1251" w:type="pct"/>
            <w:tcMar>
              <w:left w:w="105" w:type="dxa"/>
              <w:right w:w="105" w:type="dxa"/>
            </w:tcMar>
            <w:vAlign w:val="center"/>
          </w:tcPr>
          <w:p w14:paraId="06E6605D" w14:textId="0B910589" w:rsidR="00D41DA1" w:rsidRDefault="00D41DA1" w:rsidP="00CD0876">
            <w:pPr>
              <w:jc w:val="center"/>
              <w:rPr>
                <w:rFonts w:eastAsia="Arial" w:cs="Arial"/>
              </w:rPr>
            </w:pPr>
            <w:r w:rsidRPr="02EB2E2D">
              <w:rPr>
                <w:rFonts w:eastAsia="Arial" w:cs="Arial"/>
              </w:rPr>
              <w:t>-</w:t>
            </w:r>
          </w:p>
        </w:tc>
      </w:tr>
      <w:tr w:rsidR="00D41DA1" w14:paraId="30891C14" w14:textId="4F11996B" w:rsidTr="00CD0876">
        <w:trPr>
          <w:trHeight w:val="300"/>
        </w:trPr>
        <w:tc>
          <w:tcPr>
            <w:tcW w:w="1250" w:type="pct"/>
            <w:vMerge/>
            <w:vAlign w:val="center"/>
          </w:tcPr>
          <w:p w14:paraId="7FE781B9" w14:textId="77777777" w:rsidR="00D41DA1" w:rsidRDefault="00D41DA1" w:rsidP="00CD0876">
            <w:pPr>
              <w:jc w:val="center"/>
            </w:pPr>
          </w:p>
        </w:tc>
        <w:tc>
          <w:tcPr>
            <w:tcW w:w="1250" w:type="pct"/>
            <w:tcMar>
              <w:left w:w="105" w:type="dxa"/>
              <w:right w:w="105" w:type="dxa"/>
            </w:tcMar>
            <w:vAlign w:val="center"/>
          </w:tcPr>
          <w:p w14:paraId="7DB67018" w14:textId="4F2AAA5C" w:rsidR="00D41DA1" w:rsidRDefault="00D41DA1" w:rsidP="00CD0876">
            <w:pPr>
              <w:jc w:val="center"/>
              <w:rPr>
                <w:rFonts w:eastAsia="Arial" w:cs="Arial"/>
              </w:rPr>
            </w:pPr>
            <w:r w:rsidRPr="226E1953">
              <w:rPr>
                <w:rFonts w:eastAsia="Arial" w:cs="Arial"/>
              </w:rPr>
              <w:t>Property Managers</w:t>
            </w:r>
          </w:p>
        </w:tc>
        <w:tc>
          <w:tcPr>
            <w:tcW w:w="1250" w:type="pct"/>
            <w:tcMar>
              <w:left w:w="105" w:type="dxa"/>
              <w:right w:w="105" w:type="dxa"/>
            </w:tcMar>
            <w:vAlign w:val="center"/>
          </w:tcPr>
          <w:p w14:paraId="52F4FE7A" w14:textId="72E4A3B7" w:rsidR="00D41DA1" w:rsidRDefault="00D41DA1" w:rsidP="00CD0876">
            <w:pPr>
              <w:jc w:val="center"/>
              <w:rPr>
                <w:rFonts w:eastAsia="Arial" w:cs="Arial"/>
                <w:szCs w:val="24"/>
              </w:rPr>
            </w:pPr>
            <w:r w:rsidRPr="679CC951">
              <w:rPr>
                <w:rFonts w:eastAsia="Arial" w:cs="Arial"/>
                <w:szCs w:val="24"/>
              </w:rPr>
              <w:t>238.48%</w:t>
            </w:r>
          </w:p>
        </w:tc>
        <w:tc>
          <w:tcPr>
            <w:tcW w:w="1251" w:type="pct"/>
            <w:tcMar>
              <w:left w:w="105" w:type="dxa"/>
              <w:right w:w="105" w:type="dxa"/>
            </w:tcMar>
            <w:vAlign w:val="center"/>
          </w:tcPr>
          <w:p w14:paraId="62756083" w14:textId="32ADDD1D" w:rsidR="00D41DA1" w:rsidRDefault="00D41DA1" w:rsidP="00CD0876">
            <w:pPr>
              <w:jc w:val="center"/>
              <w:rPr>
                <w:rFonts w:eastAsia="Arial" w:cs="Arial"/>
              </w:rPr>
            </w:pPr>
            <w:r w:rsidRPr="52E19E52">
              <w:rPr>
                <w:rFonts w:eastAsia="Arial" w:cs="Arial"/>
              </w:rPr>
              <w:t>-</w:t>
            </w:r>
          </w:p>
        </w:tc>
      </w:tr>
      <w:tr w:rsidR="00D41DA1" w14:paraId="65389753" w14:textId="22B2D454" w:rsidTr="00CD0876">
        <w:trPr>
          <w:trHeight w:val="300"/>
        </w:trPr>
        <w:tc>
          <w:tcPr>
            <w:tcW w:w="1250" w:type="pct"/>
            <w:vMerge/>
            <w:vAlign w:val="center"/>
          </w:tcPr>
          <w:p w14:paraId="0B9A64DD" w14:textId="77777777" w:rsidR="00D41DA1" w:rsidRDefault="00D41DA1" w:rsidP="00CD0876">
            <w:pPr>
              <w:jc w:val="center"/>
            </w:pPr>
          </w:p>
        </w:tc>
        <w:tc>
          <w:tcPr>
            <w:tcW w:w="1250" w:type="pct"/>
            <w:tcMar>
              <w:left w:w="105" w:type="dxa"/>
              <w:right w:w="105" w:type="dxa"/>
            </w:tcMar>
            <w:vAlign w:val="center"/>
          </w:tcPr>
          <w:p w14:paraId="0AF4255F" w14:textId="107915CC" w:rsidR="00D41DA1" w:rsidRDefault="00D41DA1" w:rsidP="00CD0876">
            <w:pPr>
              <w:jc w:val="center"/>
              <w:rPr>
                <w:rFonts w:eastAsia="Arial" w:cs="Arial"/>
              </w:rPr>
            </w:pPr>
            <w:r w:rsidRPr="226E1953">
              <w:rPr>
                <w:rFonts w:eastAsia="Arial" w:cs="Arial"/>
              </w:rPr>
              <w:t>Education Managers</w:t>
            </w:r>
          </w:p>
        </w:tc>
        <w:tc>
          <w:tcPr>
            <w:tcW w:w="1250" w:type="pct"/>
            <w:tcMar>
              <w:left w:w="105" w:type="dxa"/>
              <w:right w:w="105" w:type="dxa"/>
            </w:tcMar>
            <w:vAlign w:val="center"/>
          </w:tcPr>
          <w:p w14:paraId="7ACC0C43" w14:textId="442888E0" w:rsidR="00D41DA1" w:rsidRDefault="00D41DA1" w:rsidP="00CD0876">
            <w:pPr>
              <w:jc w:val="center"/>
              <w:rPr>
                <w:rFonts w:eastAsia="Arial" w:cs="Arial"/>
                <w:szCs w:val="24"/>
              </w:rPr>
            </w:pPr>
            <w:r w:rsidRPr="679CC951">
              <w:rPr>
                <w:rFonts w:eastAsia="Arial" w:cs="Arial"/>
                <w:szCs w:val="24"/>
              </w:rPr>
              <w:t>876.86%</w:t>
            </w:r>
          </w:p>
        </w:tc>
        <w:tc>
          <w:tcPr>
            <w:tcW w:w="1251" w:type="pct"/>
            <w:tcMar>
              <w:left w:w="105" w:type="dxa"/>
              <w:right w:w="105" w:type="dxa"/>
            </w:tcMar>
            <w:vAlign w:val="center"/>
          </w:tcPr>
          <w:p w14:paraId="408C533E" w14:textId="359C2347" w:rsidR="00D41DA1" w:rsidRDefault="00D41DA1" w:rsidP="00CD0876">
            <w:pPr>
              <w:jc w:val="center"/>
              <w:rPr>
                <w:rFonts w:eastAsia="Arial" w:cs="Arial"/>
              </w:rPr>
            </w:pPr>
            <w:r w:rsidRPr="52E19E52">
              <w:rPr>
                <w:rFonts w:eastAsia="Arial" w:cs="Arial"/>
              </w:rPr>
              <w:t>-</w:t>
            </w:r>
          </w:p>
        </w:tc>
      </w:tr>
      <w:tr w:rsidR="00D41DA1" w14:paraId="789B1DDD" w14:textId="1F547B93" w:rsidTr="00CD0876">
        <w:trPr>
          <w:trHeight w:val="735"/>
        </w:trPr>
        <w:tc>
          <w:tcPr>
            <w:tcW w:w="1250" w:type="pct"/>
            <w:vMerge/>
            <w:vAlign w:val="center"/>
          </w:tcPr>
          <w:p w14:paraId="79790816" w14:textId="77777777" w:rsidR="00D41DA1" w:rsidRDefault="00D41DA1" w:rsidP="00CD0876">
            <w:pPr>
              <w:jc w:val="center"/>
            </w:pPr>
          </w:p>
        </w:tc>
        <w:tc>
          <w:tcPr>
            <w:tcW w:w="1250" w:type="pct"/>
            <w:tcMar>
              <w:left w:w="105" w:type="dxa"/>
              <w:right w:w="105" w:type="dxa"/>
            </w:tcMar>
            <w:vAlign w:val="center"/>
          </w:tcPr>
          <w:p w14:paraId="6A7C5F52" w14:textId="312689B9" w:rsidR="00D41DA1" w:rsidRDefault="00D41DA1" w:rsidP="00CD0876">
            <w:pPr>
              <w:jc w:val="center"/>
              <w:rPr>
                <w:rFonts w:eastAsia="Arial" w:cs="Arial"/>
              </w:rPr>
            </w:pPr>
            <w:r w:rsidRPr="226E1953">
              <w:rPr>
                <w:rFonts w:eastAsia="Arial" w:cs="Arial"/>
              </w:rPr>
              <w:t>Education Property Managers</w:t>
            </w:r>
          </w:p>
        </w:tc>
        <w:tc>
          <w:tcPr>
            <w:tcW w:w="1250" w:type="pct"/>
            <w:tcMar>
              <w:left w:w="105" w:type="dxa"/>
              <w:right w:w="105" w:type="dxa"/>
            </w:tcMar>
            <w:vAlign w:val="center"/>
          </w:tcPr>
          <w:p w14:paraId="760384A9" w14:textId="36C468C7" w:rsidR="00D41DA1" w:rsidRDefault="00D41DA1" w:rsidP="00CD0876">
            <w:pPr>
              <w:jc w:val="center"/>
              <w:rPr>
                <w:rFonts w:eastAsia="Arial" w:cs="Arial"/>
                <w:szCs w:val="24"/>
              </w:rPr>
            </w:pPr>
            <w:r w:rsidRPr="679CC951">
              <w:rPr>
                <w:rFonts w:eastAsia="Arial" w:cs="Arial"/>
                <w:szCs w:val="24"/>
              </w:rPr>
              <w:t>2280.93%</w:t>
            </w:r>
          </w:p>
        </w:tc>
        <w:tc>
          <w:tcPr>
            <w:tcW w:w="1251" w:type="pct"/>
            <w:tcMar>
              <w:left w:w="105" w:type="dxa"/>
              <w:right w:w="105" w:type="dxa"/>
            </w:tcMar>
            <w:vAlign w:val="center"/>
          </w:tcPr>
          <w:p w14:paraId="4A212083" w14:textId="7F637EE4" w:rsidR="00D41DA1" w:rsidRDefault="00D41DA1" w:rsidP="00CD0876">
            <w:pPr>
              <w:jc w:val="center"/>
              <w:rPr>
                <w:rFonts w:eastAsia="Arial" w:cs="Arial"/>
              </w:rPr>
            </w:pPr>
            <w:r w:rsidRPr="52E19E52">
              <w:rPr>
                <w:rFonts w:eastAsia="Arial" w:cs="Arial"/>
              </w:rPr>
              <w:t>-</w:t>
            </w:r>
          </w:p>
        </w:tc>
      </w:tr>
      <w:tr w:rsidR="00D41DA1" w14:paraId="0A309BC0" w14:textId="0372678A" w:rsidTr="00CD0876">
        <w:trPr>
          <w:trHeight w:val="300"/>
        </w:trPr>
        <w:tc>
          <w:tcPr>
            <w:tcW w:w="1250" w:type="pct"/>
            <w:vMerge/>
            <w:vAlign w:val="center"/>
          </w:tcPr>
          <w:p w14:paraId="65F292F3" w14:textId="77777777" w:rsidR="00D41DA1" w:rsidRDefault="00D41DA1" w:rsidP="00CD0876">
            <w:pPr>
              <w:jc w:val="center"/>
            </w:pPr>
          </w:p>
        </w:tc>
        <w:tc>
          <w:tcPr>
            <w:tcW w:w="1250" w:type="pct"/>
            <w:tcMar>
              <w:left w:w="105" w:type="dxa"/>
              <w:right w:w="105" w:type="dxa"/>
            </w:tcMar>
            <w:vAlign w:val="center"/>
          </w:tcPr>
          <w:p w14:paraId="1F8656F3" w14:textId="1C080302" w:rsidR="00D41DA1" w:rsidRDefault="00D41DA1" w:rsidP="00CD0876">
            <w:pPr>
              <w:jc w:val="center"/>
              <w:rPr>
                <w:rFonts w:eastAsia="Arial" w:cs="Arial"/>
              </w:rPr>
            </w:pPr>
            <w:r w:rsidRPr="226E1953">
              <w:rPr>
                <w:rFonts w:eastAsia="Arial" w:cs="Arial"/>
              </w:rPr>
              <w:t>General</w:t>
            </w:r>
          </w:p>
        </w:tc>
        <w:tc>
          <w:tcPr>
            <w:tcW w:w="1250" w:type="pct"/>
            <w:tcMar>
              <w:left w:w="105" w:type="dxa"/>
              <w:right w:w="105" w:type="dxa"/>
            </w:tcMar>
            <w:vAlign w:val="center"/>
          </w:tcPr>
          <w:p w14:paraId="42E5DBC6" w14:textId="620D1F54" w:rsidR="00D41DA1" w:rsidRDefault="00D41DA1" w:rsidP="00CD0876">
            <w:pPr>
              <w:jc w:val="center"/>
              <w:rPr>
                <w:rFonts w:eastAsia="Arial" w:cs="Arial"/>
                <w:szCs w:val="24"/>
              </w:rPr>
            </w:pPr>
            <w:r w:rsidRPr="679CC951">
              <w:rPr>
                <w:rFonts w:eastAsia="Arial" w:cs="Arial"/>
                <w:szCs w:val="24"/>
              </w:rPr>
              <w:t>422.99%</w:t>
            </w:r>
          </w:p>
        </w:tc>
        <w:tc>
          <w:tcPr>
            <w:tcW w:w="1251" w:type="pct"/>
            <w:tcMar>
              <w:left w:w="105" w:type="dxa"/>
              <w:right w:w="105" w:type="dxa"/>
            </w:tcMar>
            <w:vAlign w:val="center"/>
          </w:tcPr>
          <w:p w14:paraId="67A3C037" w14:textId="396C451A" w:rsidR="00D41DA1" w:rsidRDefault="00D41DA1" w:rsidP="00CD0876">
            <w:pPr>
              <w:jc w:val="center"/>
              <w:rPr>
                <w:rFonts w:eastAsia="Arial" w:cs="Arial"/>
              </w:rPr>
            </w:pPr>
            <w:r w:rsidRPr="45BDF18A">
              <w:rPr>
                <w:rFonts w:eastAsia="Arial" w:cs="Arial"/>
              </w:rPr>
              <w:t>-</w:t>
            </w:r>
          </w:p>
        </w:tc>
      </w:tr>
    </w:tbl>
    <w:p w14:paraId="0CD2119F" w14:textId="7D3679B7" w:rsidR="679CC951" w:rsidRDefault="679CC951" w:rsidP="679CC951">
      <w:pPr>
        <w:rPr>
          <w:lang w:val="en-US"/>
        </w:rPr>
      </w:pPr>
    </w:p>
    <w:p w14:paraId="69C7B6E3" w14:textId="77777777" w:rsidR="00C52F76" w:rsidRDefault="7519BE77" w:rsidP="5BB89FAC">
      <w:pPr>
        <w:rPr>
          <w:rFonts w:eastAsia="Arial" w:cs="Arial"/>
        </w:rPr>
      </w:pPr>
      <w:r w:rsidRPr="5BB89FAC">
        <w:rPr>
          <w:rFonts w:eastAsia="Arial" w:cs="Arial"/>
        </w:rPr>
        <w:lastRenderedPageBreak/>
        <w:t xml:space="preserve">According to the table above across all the target audiences, the SARIMAX model outshines both ARIMA and Exponential Smoothing in forecasting accuracy for event registrations, as evidenced by its markedly lower RMSE and MAE values. </w:t>
      </w:r>
    </w:p>
    <w:p w14:paraId="3BAED1F2" w14:textId="77777777" w:rsidR="00C52F76" w:rsidRDefault="7519BE77" w:rsidP="5BB89FAC">
      <w:pPr>
        <w:rPr>
          <w:rFonts w:eastAsia="Arial" w:cs="Arial"/>
        </w:rPr>
      </w:pPr>
      <w:r w:rsidRPr="5BB89FAC">
        <w:rPr>
          <w:rFonts w:eastAsia="Arial" w:cs="Arial"/>
        </w:rPr>
        <w:t xml:space="preserve">This indicates not only its ability to closely predict actual registration numbers but also the significant value added by considering external factors like advertising campaigns in the model. </w:t>
      </w:r>
    </w:p>
    <w:p w14:paraId="20041520" w14:textId="77777777" w:rsidR="00C52F76" w:rsidRDefault="7519BE77" w:rsidP="5BB89FAC">
      <w:pPr>
        <w:rPr>
          <w:rFonts w:eastAsia="Arial" w:cs="Arial"/>
        </w:rPr>
      </w:pPr>
      <w:r w:rsidRPr="5BB89FAC">
        <w:rPr>
          <w:rFonts w:eastAsia="Arial" w:cs="Arial"/>
        </w:rPr>
        <w:t xml:space="preserve">The ARIMA model, while more accurate than Exponential Smoothing, does not perform as well as SARIMAX, underscoring the importance of external factors in enhancing forecasting accuracy. </w:t>
      </w:r>
    </w:p>
    <w:p w14:paraId="32E2B1E6" w14:textId="65156FC3" w:rsidR="7519BE77" w:rsidRDefault="7519BE77" w:rsidP="5BB89FAC">
      <w:pPr>
        <w:rPr>
          <w:rFonts w:eastAsia="Arial" w:cs="Arial"/>
        </w:rPr>
      </w:pPr>
      <w:r w:rsidRPr="5BB89FAC">
        <w:rPr>
          <w:rFonts w:eastAsia="Arial" w:cs="Arial"/>
        </w:rPr>
        <w:t>The Exponential Smoothing model's poor performance, particularly its high MAE percentage, suggests it may not be suitable for this specific forecasting task, likely due to its inability to incorporate external factors effectively.</w:t>
      </w:r>
      <w:r w:rsidR="66FADDC6" w:rsidRPr="5BB89FAC">
        <w:rPr>
          <w:rFonts w:eastAsia="Arial" w:cs="Arial"/>
        </w:rPr>
        <w:t xml:space="preserve"> The </w:t>
      </w:r>
      <w:r w:rsidR="00D500A6">
        <w:rPr>
          <w:rFonts w:eastAsia="Arial" w:cs="Arial"/>
        </w:rPr>
        <w:t xml:space="preserve">exponential smoothing </w:t>
      </w:r>
      <w:r w:rsidR="66FADDC6" w:rsidRPr="5BB89FAC">
        <w:rPr>
          <w:rFonts w:eastAsia="Arial" w:cs="Arial"/>
        </w:rPr>
        <w:t xml:space="preserve">model’s poor performance made it difficult to compute the accuracy </w:t>
      </w:r>
      <w:r w:rsidR="13E9DF5F" w:rsidRPr="5BB89FAC">
        <w:rPr>
          <w:rFonts w:eastAsia="Arial" w:cs="Arial"/>
        </w:rPr>
        <w:t>score due to significantly high MAE scores.</w:t>
      </w:r>
    </w:p>
    <w:p w14:paraId="761CB5BE" w14:textId="757AD9B3" w:rsidR="585EF163" w:rsidRDefault="585EF163" w:rsidP="1B91AE43">
      <w:pPr>
        <w:rPr>
          <w:rFonts w:eastAsia="Arial" w:cs="Arial"/>
        </w:rPr>
      </w:pPr>
      <w:r w:rsidRPr="6CF5C257">
        <w:rPr>
          <w:rFonts w:eastAsia="Arial" w:cs="Arial"/>
        </w:rPr>
        <w:t xml:space="preserve">The graphs below depict the results </w:t>
      </w:r>
      <w:r w:rsidRPr="07CB6981">
        <w:rPr>
          <w:rFonts w:eastAsia="Arial" w:cs="Arial"/>
        </w:rPr>
        <w:t>of the forecasts:</w:t>
      </w:r>
    </w:p>
    <w:p w14:paraId="57430D7E" w14:textId="346D14F9" w:rsidR="600EBB4C" w:rsidRDefault="3BDE3BA6" w:rsidP="00796AF9">
      <w:pPr>
        <w:pStyle w:val="Heading4"/>
      </w:pPr>
      <w:r w:rsidRPr="41806F28">
        <w:t>ARIMA</w:t>
      </w:r>
    </w:p>
    <w:p w14:paraId="6A999B31" w14:textId="781E0F44" w:rsidR="45126F95" w:rsidRDefault="3BDE3BA6" w:rsidP="00734368">
      <w:pPr>
        <w:jc w:val="center"/>
      </w:pPr>
      <w:r>
        <w:rPr>
          <w:noProof/>
        </w:rPr>
        <w:drawing>
          <wp:inline distT="0" distB="0" distL="0" distR="0" wp14:anchorId="1837ACF8" wp14:editId="1BDBBE1C">
            <wp:extent cx="5695950" cy="1581685"/>
            <wp:effectExtent l="19050" t="19050" r="19050" b="19050"/>
            <wp:docPr id="900968920" name="Picture 900968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96892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99805" cy="1582755"/>
                    </a:xfrm>
                    <a:prstGeom prst="rect">
                      <a:avLst/>
                    </a:prstGeom>
                    <a:ln w="3175">
                      <a:solidFill>
                        <a:schemeClr val="tx1"/>
                      </a:solidFill>
                    </a:ln>
                  </pic:spPr>
                </pic:pic>
              </a:graphicData>
            </a:graphic>
          </wp:inline>
        </w:drawing>
      </w:r>
      <w:r w:rsidR="2E04B000">
        <w:t>IT Managers</w:t>
      </w:r>
    </w:p>
    <w:p w14:paraId="276C302B" w14:textId="6687AAF8" w:rsidR="2F4DA89A" w:rsidRDefault="2E04B000" w:rsidP="715B9FBF">
      <w:r>
        <w:rPr>
          <w:noProof/>
        </w:rPr>
        <w:drawing>
          <wp:inline distT="0" distB="0" distL="0" distR="0" wp14:anchorId="7BFBC257" wp14:editId="048EB207">
            <wp:extent cx="5695950" cy="1374773"/>
            <wp:effectExtent l="19050" t="19050" r="19050" b="16510"/>
            <wp:docPr id="1683049781" name="Picture 1683049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3049781"/>
                    <pic:cNvPicPr/>
                  </pic:nvPicPr>
                  <pic:blipFill>
                    <a:blip r:embed="rId50">
                      <a:extLst>
                        <a:ext uri="{28A0092B-C50C-407E-A947-70E740481C1C}">
                          <a14:useLocalDpi xmlns:a14="http://schemas.microsoft.com/office/drawing/2010/main" val="0"/>
                        </a:ext>
                      </a:extLst>
                    </a:blip>
                    <a:stretch>
                      <a:fillRect/>
                    </a:stretch>
                  </pic:blipFill>
                  <pic:spPr>
                    <a:xfrm>
                      <a:off x="0" y="0"/>
                      <a:ext cx="5712705" cy="1378817"/>
                    </a:xfrm>
                    <a:prstGeom prst="rect">
                      <a:avLst/>
                    </a:prstGeom>
                    <a:ln w="3175">
                      <a:solidFill>
                        <a:schemeClr val="tx1"/>
                      </a:solidFill>
                    </a:ln>
                  </pic:spPr>
                </pic:pic>
              </a:graphicData>
            </a:graphic>
          </wp:inline>
        </w:drawing>
      </w:r>
    </w:p>
    <w:p w14:paraId="35ECAFA0" w14:textId="438917CD" w:rsidR="6646E6B9" w:rsidRDefault="3DFBF23E" w:rsidP="503D28CF">
      <w:pPr>
        <w:jc w:val="center"/>
      </w:pPr>
      <w:r>
        <w:t>Property Managers</w:t>
      </w:r>
    </w:p>
    <w:p w14:paraId="73F4997F" w14:textId="3D754FE1" w:rsidR="3DFBF23E" w:rsidRDefault="3DFBF23E" w:rsidP="5CDDD825">
      <w:pPr>
        <w:jc w:val="center"/>
      </w:pPr>
      <w:r>
        <w:rPr>
          <w:noProof/>
        </w:rPr>
        <w:lastRenderedPageBreak/>
        <w:drawing>
          <wp:inline distT="0" distB="0" distL="0" distR="0" wp14:anchorId="3983E7F8" wp14:editId="3D8B161A">
            <wp:extent cx="5695950" cy="1324424"/>
            <wp:effectExtent l="19050" t="19050" r="19050" b="28575"/>
            <wp:docPr id="1307311738" name="Picture 1307311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07118" cy="1327021"/>
                    </a:xfrm>
                    <a:prstGeom prst="rect">
                      <a:avLst/>
                    </a:prstGeom>
                    <a:ln w="3175">
                      <a:solidFill>
                        <a:schemeClr val="tx1"/>
                      </a:solidFill>
                    </a:ln>
                  </pic:spPr>
                </pic:pic>
              </a:graphicData>
            </a:graphic>
          </wp:inline>
        </w:drawing>
      </w:r>
      <w:r>
        <w:t>Education Managers</w:t>
      </w:r>
    </w:p>
    <w:p w14:paraId="179DE81E" w14:textId="5C71E6C3" w:rsidR="64F7952B" w:rsidRDefault="3DFBF23E" w:rsidP="64F7952B">
      <w:pPr>
        <w:jc w:val="center"/>
      </w:pPr>
      <w:r>
        <w:rPr>
          <w:noProof/>
        </w:rPr>
        <w:drawing>
          <wp:inline distT="0" distB="0" distL="0" distR="0" wp14:anchorId="5FD7CF53" wp14:editId="28617325">
            <wp:extent cx="5695950" cy="1287387"/>
            <wp:effectExtent l="19050" t="19050" r="19050" b="27305"/>
            <wp:docPr id="706048180" name="Picture 706048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048180"/>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02296" cy="1288821"/>
                    </a:xfrm>
                    <a:prstGeom prst="rect">
                      <a:avLst/>
                    </a:prstGeom>
                    <a:ln w="3175">
                      <a:solidFill>
                        <a:schemeClr val="tx1"/>
                      </a:solidFill>
                    </a:ln>
                  </pic:spPr>
                </pic:pic>
              </a:graphicData>
            </a:graphic>
          </wp:inline>
        </w:drawing>
      </w:r>
      <w:r>
        <w:t>Education Property Managers</w:t>
      </w:r>
    </w:p>
    <w:p w14:paraId="0ADC2B48" w14:textId="73BFD112" w:rsidR="357F7B13" w:rsidRDefault="00D63E29" w:rsidP="357F7B13">
      <w:pPr>
        <w:jc w:val="center"/>
      </w:pPr>
      <w:r>
        <w:rPr>
          <w:noProof/>
        </w:rPr>
        <w:drawing>
          <wp:inline distT="0" distB="0" distL="0" distR="0" wp14:anchorId="4A3ABC61" wp14:editId="760AEE2B">
            <wp:extent cx="5695950" cy="1303233"/>
            <wp:effectExtent l="19050" t="19050" r="19050" b="11430"/>
            <wp:docPr id="87317509" name="Picture 87317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17509"/>
                    <pic:cNvPicPr/>
                  </pic:nvPicPr>
                  <pic:blipFill>
                    <a:blip r:embed="rId53">
                      <a:extLst>
                        <a:ext uri="{28A0092B-C50C-407E-A947-70E740481C1C}">
                          <a14:useLocalDpi xmlns:a14="http://schemas.microsoft.com/office/drawing/2010/main" val="0"/>
                        </a:ext>
                      </a:extLst>
                    </a:blip>
                    <a:stretch>
                      <a:fillRect/>
                    </a:stretch>
                  </pic:blipFill>
                  <pic:spPr>
                    <a:xfrm>
                      <a:off x="0" y="0"/>
                      <a:ext cx="5702892" cy="1304821"/>
                    </a:xfrm>
                    <a:prstGeom prst="rect">
                      <a:avLst/>
                    </a:prstGeom>
                    <a:ln w="3175">
                      <a:solidFill>
                        <a:schemeClr val="tx1"/>
                      </a:solidFill>
                    </a:ln>
                  </pic:spPr>
                </pic:pic>
              </a:graphicData>
            </a:graphic>
          </wp:inline>
        </w:drawing>
      </w:r>
    </w:p>
    <w:p w14:paraId="7F392967" w14:textId="706EA782" w:rsidR="357F7B13" w:rsidRDefault="2AE5D855" w:rsidP="357F7B13">
      <w:pPr>
        <w:jc w:val="center"/>
      </w:pPr>
      <w:r>
        <w:t>General</w:t>
      </w:r>
    </w:p>
    <w:p w14:paraId="64D81AB7" w14:textId="77777777" w:rsidR="00076127" w:rsidRDefault="56DF91D2" w:rsidP="52A93EC3">
      <w:r>
        <w:t>In conclusion, the ARIMA model demonstrates a limited capacity to accurately project future values as evidenced by the graphs</w:t>
      </w:r>
      <w:r w:rsidR="06F6845C">
        <w:t>. Although the model achieves, relatively commendable MAE and RMSE values, indicating a degree of accuracy in pred</w:t>
      </w:r>
      <w:r w:rsidR="2E994CF0">
        <w:t xml:space="preserve">icting data points close to the actual values, it falls short in capturing the underlying trends within the data. </w:t>
      </w:r>
    </w:p>
    <w:p w14:paraId="2146CE77" w14:textId="52B780E1" w:rsidR="52A93EC3" w:rsidRDefault="2E994CF0" w:rsidP="52A93EC3">
      <w:r>
        <w:t>Thi</w:t>
      </w:r>
      <w:r w:rsidR="0275F70B">
        <w:t xml:space="preserve">s can be caused by the limitation of the model to incorporate external factors such as marketing campaigns. Therefore, while ARIMA model </w:t>
      </w:r>
      <w:r w:rsidR="6F7479C8">
        <w:t>can be useful in time series analysis of the data, its limitations in trend prediction highlight the need for model adjustmen</w:t>
      </w:r>
      <w:r w:rsidR="44D956A8">
        <w:t>ts or consideration of alternative modelling approaches.</w:t>
      </w:r>
    </w:p>
    <w:p w14:paraId="5F9E5F43" w14:textId="599ACFCE" w:rsidR="7B29BE0B" w:rsidRDefault="2AE5D855" w:rsidP="003930B0">
      <w:pPr>
        <w:pStyle w:val="Heading4"/>
      </w:pPr>
      <w:r w:rsidRPr="414AECA8">
        <w:lastRenderedPageBreak/>
        <w:t>Exponential Smoothing</w:t>
      </w:r>
    </w:p>
    <w:p w14:paraId="541E1B46" w14:textId="18957A16" w:rsidR="6FA8D210" w:rsidRDefault="7E11A7CF" w:rsidP="2C1E8BDB">
      <w:pPr>
        <w:jc w:val="center"/>
      </w:pPr>
      <w:r>
        <w:rPr>
          <w:noProof/>
        </w:rPr>
        <w:drawing>
          <wp:inline distT="0" distB="0" distL="0" distR="0" wp14:anchorId="7D1E5FE7" wp14:editId="7F101E25">
            <wp:extent cx="5695950" cy="1364149"/>
            <wp:effectExtent l="19050" t="19050" r="19050" b="24130"/>
            <wp:docPr id="1876591237" name="Picture 1876591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659123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695950" cy="1364149"/>
                    </a:xfrm>
                    <a:prstGeom prst="rect">
                      <a:avLst/>
                    </a:prstGeom>
                    <a:ln w="3175">
                      <a:solidFill>
                        <a:schemeClr val="tx1"/>
                      </a:solidFill>
                    </a:ln>
                  </pic:spPr>
                </pic:pic>
              </a:graphicData>
            </a:graphic>
          </wp:inline>
        </w:drawing>
      </w:r>
      <w:r>
        <w:t>IT Managers</w:t>
      </w:r>
    </w:p>
    <w:p w14:paraId="24AB4B0D" w14:textId="1B32809E" w:rsidR="2C1E8BDB" w:rsidRDefault="6186C837" w:rsidP="71CF27C7">
      <w:pPr>
        <w:jc w:val="center"/>
      </w:pPr>
      <w:r>
        <w:rPr>
          <w:noProof/>
        </w:rPr>
        <w:drawing>
          <wp:inline distT="0" distB="0" distL="0" distR="0" wp14:anchorId="273BC09A" wp14:editId="67A9FB07">
            <wp:extent cx="5695950" cy="1294105"/>
            <wp:effectExtent l="19050" t="19050" r="19050" b="20955"/>
            <wp:docPr id="1847545848" name="Picture 1847545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7545848"/>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01322" cy="1295326"/>
                    </a:xfrm>
                    <a:prstGeom prst="rect">
                      <a:avLst/>
                    </a:prstGeom>
                    <a:ln w="3175">
                      <a:solidFill>
                        <a:schemeClr val="tx1"/>
                      </a:solidFill>
                    </a:ln>
                  </pic:spPr>
                </pic:pic>
              </a:graphicData>
            </a:graphic>
          </wp:inline>
        </w:drawing>
      </w:r>
      <w:r>
        <w:t>Property Managers</w:t>
      </w:r>
    </w:p>
    <w:p w14:paraId="7BD37911" w14:textId="45FD7EE7" w:rsidR="11E3DB91" w:rsidRDefault="3F6B5D1A" w:rsidP="41BD45C0">
      <w:pPr>
        <w:jc w:val="center"/>
      </w:pPr>
      <w:r>
        <w:rPr>
          <w:noProof/>
        </w:rPr>
        <w:drawing>
          <wp:inline distT="0" distB="0" distL="0" distR="0" wp14:anchorId="3179AD0A" wp14:editId="3E3DE5E9">
            <wp:extent cx="5695950" cy="1293455"/>
            <wp:effectExtent l="19050" t="19050" r="19050" b="21590"/>
            <wp:docPr id="1588666691" name="Picture 1588666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01166" cy="1294640"/>
                    </a:xfrm>
                    <a:prstGeom prst="rect">
                      <a:avLst/>
                    </a:prstGeom>
                    <a:ln w="3175">
                      <a:solidFill>
                        <a:schemeClr val="tx1"/>
                      </a:solidFill>
                    </a:ln>
                  </pic:spPr>
                </pic:pic>
              </a:graphicData>
            </a:graphic>
          </wp:inline>
        </w:drawing>
      </w:r>
      <w:r>
        <w:t>Education Managers</w:t>
      </w:r>
    </w:p>
    <w:p w14:paraId="684CC347" w14:textId="3F98AD07" w:rsidR="41BD45C0" w:rsidRDefault="5AADE4CB" w:rsidP="1A130153">
      <w:pPr>
        <w:jc w:val="center"/>
      </w:pPr>
      <w:r>
        <w:rPr>
          <w:noProof/>
        </w:rPr>
        <w:drawing>
          <wp:inline distT="0" distB="0" distL="0" distR="0" wp14:anchorId="1058E937" wp14:editId="1A295210">
            <wp:extent cx="5695950" cy="1507481"/>
            <wp:effectExtent l="19050" t="19050" r="19050" b="17145"/>
            <wp:docPr id="223027163" name="Picture 223027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027163"/>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02554" cy="1509229"/>
                    </a:xfrm>
                    <a:prstGeom prst="rect">
                      <a:avLst/>
                    </a:prstGeom>
                    <a:ln w="3175">
                      <a:solidFill>
                        <a:schemeClr val="tx1"/>
                      </a:solidFill>
                    </a:ln>
                  </pic:spPr>
                </pic:pic>
              </a:graphicData>
            </a:graphic>
          </wp:inline>
        </w:drawing>
      </w:r>
      <w:r>
        <w:t>Education Property Managers</w:t>
      </w:r>
    </w:p>
    <w:p w14:paraId="488222AE" w14:textId="572556CE" w:rsidR="28E81A09" w:rsidRDefault="18326CD6" w:rsidP="004A1FBC">
      <w:pPr>
        <w:jc w:val="center"/>
      </w:pPr>
      <w:r>
        <w:rPr>
          <w:noProof/>
        </w:rPr>
        <w:lastRenderedPageBreak/>
        <w:drawing>
          <wp:inline distT="0" distB="0" distL="0" distR="0" wp14:anchorId="7CF548AB" wp14:editId="52D6EC05">
            <wp:extent cx="5704840" cy="1481907"/>
            <wp:effectExtent l="19050" t="19050" r="10160" b="23495"/>
            <wp:docPr id="597259571" name="Picture 597259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25957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16050" cy="1484819"/>
                    </a:xfrm>
                    <a:prstGeom prst="rect">
                      <a:avLst/>
                    </a:prstGeom>
                    <a:ln w="3175">
                      <a:solidFill>
                        <a:schemeClr val="tx1"/>
                      </a:solidFill>
                    </a:ln>
                  </pic:spPr>
                </pic:pic>
              </a:graphicData>
            </a:graphic>
          </wp:inline>
        </w:drawing>
      </w:r>
      <w:r>
        <w:t>General</w:t>
      </w:r>
    </w:p>
    <w:p w14:paraId="0A2EB1A5" w14:textId="77777777" w:rsidR="00325E12" w:rsidRDefault="3BB1E1E5" w:rsidP="3EF1407B">
      <w:r>
        <w:t xml:space="preserve">As seen from the graphs and RMSE and MAE values, the exponential smoothing model falls short in effectively </w:t>
      </w:r>
      <w:r w:rsidR="1A16F2CA">
        <w:t>forecasting the data. This inadequacy stems primarily from its inability to accurately capture the underlying trends within the data, as well as its failur</w:t>
      </w:r>
      <w:r w:rsidR="34708CED">
        <w:t xml:space="preserve">e to incorporate external factors such as advertisements. </w:t>
      </w:r>
    </w:p>
    <w:p w14:paraId="0C8B6B3C" w14:textId="10578FA7" w:rsidR="3EF1407B" w:rsidRDefault="34708CED" w:rsidP="3EF1407B">
      <w:r>
        <w:t xml:space="preserve">The method’s simplistic approach, while beneficial for </w:t>
      </w:r>
      <w:r w:rsidR="25313A7B">
        <w:t>certain types of data, evidently does not suffice for the complexity and dynamics of our data. G</w:t>
      </w:r>
      <w:r w:rsidR="369DD310">
        <w:t>iven these shortcomings, more sophisticated modelling techniques would better suit the objective</w:t>
      </w:r>
      <w:r w:rsidR="50D2C1DE">
        <w:t>.</w:t>
      </w:r>
    </w:p>
    <w:p w14:paraId="21409D95" w14:textId="54E0F365" w:rsidR="00075355" w:rsidRPr="000C7B4C" w:rsidRDefault="00325E12" w:rsidP="00C81D1E">
      <w:pPr>
        <w:pStyle w:val="Heading4"/>
      </w:pPr>
      <w:r>
        <w:t>SARIMAX</w:t>
      </w:r>
    </w:p>
    <w:p w14:paraId="46EA14A7" w14:textId="77777777" w:rsidR="00075355" w:rsidRDefault="00075355" w:rsidP="00075355">
      <w:pPr>
        <w:pStyle w:val="ListParagraph"/>
        <w:numPr>
          <w:ilvl w:val="0"/>
          <w:numId w:val="21"/>
        </w:numPr>
        <w:spacing w:after="160"/>
      </w:pPr>
      <w:r>
        <w:t>IT managers</w:t>
      </w:r>
    </w:p>
    <w:p w14:paraId="1D271500" w14:textId="77777777" w:rsidR="00075355" w:rsidRPr="006F7166" w:rsidRDefault="00075355" w:rsidP="00075355">
      <w:r>
        <w:rPr>
          <w:noProof/>
        </w:rPr>
        <w:drawing>
          <wp:inline distT="0" distB="0" distL="0" distR="0" wp14:anchorId="38A9A790" wp14:editId="18EAA32E">
            <wp:extent cx="5695950" cy="1582735"/>
            <wp:effectExtent l="19050" t="19050" r="19050" b="17780"/>
            <wp:docPr id="1166719848" name="Picture 1166719848"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719848"/>
                    <pic:cNvPicPr/>
                  </pic:nvPicPr>
                  <pic:blipFill>
                    <a:blip r:embed="rId59">
                      <a:extLst>
                        <a:ext uri="{28A0092B-C50C-407E-A947-70E740481C1C}">
                          <a14:useLocalDpi xmlns:a14="http://schemas.microsoft.com/office/drawing/2010/main" val="0"/>
                        </a:ext>
                      </a:extLst>
                    </a:blip>
                    <a:stretch>
                      <a:fillRect/>
                    </a:stretch>
                  </pic:blipFill>
                  <pic:spPr>
                    <a:xfrm>
                      <a:off x="0" y="0"/>
                      <a:ext cx="5703783" cy="1584911"/>
                    </a:xfrm>
                    <a:prstGeom prst="rect">
                      <a:avLst/>
                    </a:prstGeom>
                    <a:ln w="3175">
                      <a:solidFill>
                        <a:schemeClr val="tx1"/>
                      </a:solidFill>
                    </a:ln>
                  </pic:spPr>
                </pic:pic>
              </a:graphicData>
            </a:graphic>
          </wp:inline>
        </w:drawing>
      </w:r>
      <w:r w:rsidRPr="0352EE77">
        <w:rPr>
          <w:rFonts w:eastAsia="Arial" w:cs="Arial"/>
        </w:rPr>
        <w:t xml:space="preserve"> </w:t>
      </w:r>
      <w:r w:rsidRPr="52A1B5D5">
        <w:rPr>
          <w:rFonts w:eastAsia="Arial" w:cs="Arial"/>
        </w:rPr>
        <w:t xml:space="preserve"> </w:t>
      </w:r>
    </w:p>
    <w:p w14:paraId="7F5D5BAA" w14:textId="77777777" w:rsidR="00075355" w:rsidRDefault="00075355" w:rsidP="00075355">
      <w:pPr>
        <w:pStyle w:val="ListParagraph"/>
        <w:numPr>
          <w:ilvl w:val="0"/>
          <w:numId w:val="21"/>
        </w:numPr>
        <w:spacing w:after="160"/>
      </w:pPr>
      <w:r>
        <w:t>Property managers.</w:t>
      </w:r>
    </w:p>
    <w:p w14:paraId="3B929194" w14:textId="77777777" w:rsidR="00075355" w:rsidRDefault="00075355" w:rsidP="00075355">
      <w:pPr>
        <w:rPr>
          <w:rFonts w:eastAsia="Arial" w:cs="Arial"/>
        </w:rPr>
      </w:pPr>
      <w:r>
        <w:rPr>
          <w:noProof/>
        </w:rPr>
        <w:drawing>
          <wp:inline distT="0" distB="0" distL="0" distR="0" wp14:anchorId="697EBDCE" wp14:editId="3465E820">
            <wp:extent cx="5695950" cy="1696464"/>
            <wp:effectExtent l="19050" t="19050" r="19050" b="18415"/>
            <wp:docPr id="875110114" name="Picture 875110114"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110114"/>
                    <pic:cNvPicPr/>
                  </pic:nvPicPr>
                  <pic:blipFill>
                    <a:blip r:embed="rId60">
                      <a:extLst>
                        <a:ext uri="{28A0092B-C50C-407E-A947-70E740481C1C}">
                          <a14:useLocalDpi xmlns:a14="http://schemas.microsoft.com/office/drawing/2010/main" val="0"/>
                        </a:ext>
                      </a:extLst>
                    </a:blip>
                    <a:stretch>
                      <a:fillRect/>
                    </a:stretch>
                  </pic:blipFill>
                  <pic:spPr>
                    <a:xfrm>
                      <a:off x="0" y="0"/>
                      <a:ext cx="5705098" cy="1699189"/>
                    </a:xfrm>
                    <a:prstGeom prst="rect">
                      <a:avLst/>
                    </a:prstGeom>
                    <a:ln w="3175">
                      <a:solidFill>
                        <a:schemeClr val="tx1"/>
                      </a:solidFill>
                    </a:ln>
                  </pic:spPr>
                </pic:pic>
              </a:graphicData>
            </a:graphic>
          </wp:inline>
        </w:drawing>
      </w:r>
    </w:p>
    <w:p w14:paraId="00E7A852" w14:textId="77777777" w:rsidR="00075355" w:rsidRDefault="00075355" w:rsidP="00075355">
      <w:pPr>
        <w:pStyle w:val="ListParagraph"/>
        <w:numPr>
          <w:ilvl w:val="0"/>
          <w:numId w:val="21"/>
        </w:numPr>
        <w:spacing w:after="160"/>
      </w:pPr>
      <w:r>
        <w:lastRenderedPageBreak/>
        <w:t>Education managers</w:t>
      </w:r>
    </w:p>
    <w:p w14:paraId="52310530" w14:textId="77777777" w:rsidR="00075355" w:rsidRDefault="00075355" w:rsidP="00075355">
      <w:pPr>
        <w:rPr>
          <w:rFonts w:eastAsia="Arial" w:cs="Arial"/>
        </w:rPr>
      </w:pPr>
      <w:r>
        <w:rPr>
          <w:noProof/>
        </w:rPr>
        <w:drawing>
          <wp:inline distT="0" distB="0" distL="0" distR="0" wp14:anchorId="6121B2FB" wp14:editId="12D9A4FE">
            <wp:extent cx="5695950" cy="1649077"/>
            <wp:effectExtent l="19050" t="19050" r="19050" b="27940"/>
            <wp:docPr id="1625919614" name="Picture 1625919614"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5919614"/>
                    <pic:cNvPicPr/>
                  </pic:nvPicPr>
                  <pic:blipFill>
                    <a:blip r:embed="rId61">
                      <a:extLst>
                        <a:ext uri="{28A0092B-C50C-407E-A947-70E740481C1C}">
                          <a14:useLocalDpi xmlns:a14="http://schemas.microsoft.com/office/drawing/2010/main" val="0"/>
                        </a:ext>
                      </a:extLst>
                    </a:blip>
                    <a:stretch>
                      <a:fillRect/>
                    </a:stretch>
                  </pic:blipFill>
                  <pic:spPr>
                    <a:xfrm>
                      <a:off x="0" y="0"/>
                      <a:ext cx="5705117" cy="1651731"/>
                    </a:xfrm>
                    <a:prstGeom prst="rect">
                      <a:avLst/>
                    </a:prstGeom>
                    <a:ln w="3175">
                      <a:solidFill>
                        <a:schemeClr val="tx1"/>
                      </a:solidFill>
                    </a:ln>
                  </pic:spPr>
                </pic:pic>
              </a:graphicData>
            </a:graphic>
          </wp:inline>
        </w:drawing>
      </w:r>
    </w:p>
    <w:p w14:paraId="3DA0F382" w14:textId="77777777" w:rsidR="00075355" w:rsidRDefault="00075355" w:rsidP="00075355">
      <w:pPr>
        <w:pStyle w:val="ListParagraph"/>
        <w:numPr>
          <w:ilvl w:val="0"/>
          <w:numId w:val="21"/>
        </w:numPr>
        <w:spacing w:after="160"/>
      </w:pPr>
      <w:r>
        <w:t xml:space="preserve">Education Property managers </w:t>
      </w:r>
    </w:p>
    <w:p w14:paraId="42B6F1F0" w14:textId="01A58003" w:rsidR="00075355" w:rsidRPr="002D1C4E" w:rsidRDefault="00075355" w:rsidP="00075355">
      <w:pPr>
        <w:rPr>
          <w:rFonts w:eastAsia="Arial" w:cs="Arial"/>
        </w:rPr>
      </w:pPr>
      <w:r>
        <w:rPr>
          <w:noProof/>
        </w:rPr>
        <w:drawing>
          <wp:inline distT="0" distB="0" distL="0" distR="0" wp14:anchorId="7115F95C" wp14:editId="59C73383">
            <wp:extent cx="5695950" cy="1686987"/>
            <wp:effectExtent l="19050" t="19050" r="19050" b="27940"/>
            <wp:docPr id="1044002037" name="Picture 1044002037"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002037"/>
                    <pic:cNvPicPr/>
                  </pic:nvPicPr>
                  <pic:blipFill>
                    <a:blip r:embed="rId62">
                      <a:extLst>
                        <a:ext uri="{28A0092B-C50C-407E-A947-70E740481C1C}">
                          <a14:useLocalDpi xmlns:a14="http://schemas.microsoft.com/office/drawing/2010/main" val="0"/>
                        </a:ext>
                      </a:extLst>
                    </a:blip>
                    <a:stretch>
                      <a:fillRect/>
                    </a:stretch>
                  </pic:blipFill>
                  <pic:spPr>
                    <a:xfrm>
                      <a:off x="0" y="0"/>
                      <a:ext cx="5702661" cy="1688975"/>
                    </a:xfrm>
                    <a:prstGeom prst="rect">
                      <a:avLst/>
                    </a:prstGeom>
                    <a:ln w="3175">
                      <a:solidFill>
                        <a:schemeClr val="tx1"/>
                      </a:solidFill>
                    </a:ln>
                  </pic:spPr>
                </pic:pic>
              </a:graphicData>
            </a:graphic>
          </wp:inline>
        </w:drawing>
      </w:r>
    </w:p>
    <w:p w14:paraId="7F6C691D" w14:textId="77777777" w:rsidR="00075355" w:rsidRDefault="00075355" w:rsidP="00075355">
      <w:pPr>
        <w:pStyle w:val="ListParagraph"/>
        <w:numPr>
          <w:ilvl w:val="0"/>
          <w:numId w:val="21"/>
        </w:numPr>
        <w:spacing w:after="160"/>
      </w:pPr>
      <w:r>
        <w:t>General</w:t>
      </w:r>
    </w:p>
    <w:p w14:paraId="7D097112" w14:textId="77777777" w:rsidR="00075355" w:rsidRDefault="00075355" w:rsidP="00075355">
      <w:pPr>
        <w:rPr>
          <w:rFonts w:eastAsia="Arial" w:cs="Arial"/>
        </w:rPr>
      </w:pPr>
      <w:r>
        <w:rPr>
          <w:noProof/>
        </w:rPr>
        <w:drawing>
          <wp:inline distT="0" distB="0" distL="0" distR="0" wp14:anchorId="3558AE11" wp14:editId="16572443">
            <wp:extent cx="5695950" cy="1781762"/>
            <wp:effectExtent l="19050" t="19050" r="19050" b="28575"/>
            <wp:docPr id="1146567853" name="Picture 1146567853" descr="A blue line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567853"/>
                    <pic:cNvPicPr/>
                  </pic:nvPicPr>
                  <pic:blipFill>
                    <a:blip r:embed="rId63">
                      <a:extLst>
                        <a:ext uri="{28A0092B-C50C-407E-A947-70E740481C1C}">
                          <a14:useLocalDpi xmlns:a14="http://schemas.microsoft.com/office/drawing/2010/main" val="0"/>
                        </a:ext>
                      </a:extLst>
                    </a:blip>
                    <a:stretch>
                      <a:fillRect/>
                    </a:stretch>
                  </pic:blipFill>
                  <pic:spPr>
                    <a:xfrm>
                      <a:off x="0" y="0"/>
                      <a:ext cx="5698457" cy="1782546"/>
                    </a:xfrm>
                    <a:prstGeom prst="rect">
                      <a:avLst/>
                    </a:prstGeom>
                    <a:ln w="3175">
                      <a:solidFill>
                        <a:schemeClr val="tx1"/>
                      </a:solidFill>
                    </a:ln>
                  </pic:spPr>
                </pic:pic>
              </a:graphicData>
            </a:graphic>
          </wp:inline>
        </w:drawing>
      </w:r>
    </w:p>
    <w:p w14:paraId="756B85F4" w14:textId="77777777" w:rsidR="00602B6F" w:rsidRDefault="00075355" w:rsidP="00075355">
      <w:pPr>
        <w:rPr>
          <w:rFonts w:eastAsia="Arial" w:cs="Arial"/>
        </w:rPr>
      </w:pPr>
      <w:r w:rsidRPr="2D876963">
        <w:rPr>
          <w:rFonts w:eastAsia="Arial" w:cs="Arial"/>
        </w:rPr>
        <w:t xml:space="preserve">In </w:t>
      </w:r>
      <w:r w:rsidRPr="4428F603">
        <w:rPr>
          <w:rFonts w:eastAsia="Arial" w:cs="Arial"/>
        </w:rPr>
        <w:t>conclusion,</w:t>
      </w:r>
      <w:r w:rsidRPr="754AC154">
        <w:rPr>
          <w:rFonts w:eastAsia="Arial" w:cs="Arial"/>
        </w:rPr>
        <w:t xml:space="preserve"> </w:t>
      </w:r>
      <w:r w:rsidRPr="4428F603">
        <w:rPr>
          <w:rFonts w:eastAsia="Arial" w:cs="Arial"/>
        </w:rPr>
        <w:t>the</w:t>
      </w:r>
      <w:r w:rsidRPr="2D876963">
        <w:rPr>
          <w:rFonts w:eastAsia="Arial" w:cs="Arial"/>
        </w:rPr>
        <w:t xml:space="preserve"> SARIMAX model, used for forecasting event registrations, demonstrates good predictive performance in terms of error metrics, with </w:t>
      </w:r>
      <w:r w:rsidR="00602B6F">
        <w:rPr>
          <w:rFonts w:eastAsia="Arial" w:cs="Arial"/>
        </w:rPr>
        <w:t xml:space="preserve">low </w:t>
      </w:r>
      <w:r w:rsidRPr="2D876963">
        <w:rPr>
          <w:rFonts w:eastAsia="Arial" w:cs="Arial"/>
        </w:rPr>
        <w:t xml:space="preserve">mean absolute error (MAE) values indicating accurate predictions on the test data. </w:t>
      </w:r>
    </w:p>
    <w:p w14:paraId="21E392FB" w14:textId="3ACAC09B" w:rsidR="00602B6F" w:rsidRDefault="00075355" w:rsidP="00075355">
      <w:pPr>
        <w:rPr>
          <w:rFonts w:eastAsia="Arial" w:cs="Arial"/>
        </w:rPr>
      </w:pPr>
      <w:r w:rsidRPr="2D876963">
        <w:rPr>
          <w:rFonts w:eastAsia="Arial" w:cs="Arial"/>
        </w:rPr>
        <w:t xml:space="preserve">However, the graphical representation reveals that while the model is generally reliable, it struggles to capture the true variability and spikes in registration data. The actual registrations exhibit significant fluctuations that the model does not fully replicate, particularly for outlying </w:t>
      </w:r>
      <w:r w:rsidR="00CA6096">
        <w:rPr>
          <w:rFonts w:eastAsia="Arial" w:cs="Arial"/>
        </w:rPr>
        <w:t xml:space="preserve">(advertisement) </w:t>
      </w:r>
      <w:r w:rsidRPr="2D876963">
        <w:rPr>
          <w:rFonts w:eastAsia="Arial" w:cs="Arial"/>
        </w:rPr>
        <w:t xml:space="preserve">peaks. </w:t>
      </w:r>
    </w:p>
    <w:p w14:paraId="5BBC5BDC" w14:textId="49A3C8A6" w:rsidR="007718E9" w:rsidRDefault="00075355" w:rsidP="00692889">
      <w:pPr>
        <w:rPr>
          <w:rFonts w:eastAsia="Arial" w:cs="Arial"/>
        </w:rPr>
      </w:pPr>
      <w:r w:rsidRPr="2D876963">
        <w:rPr>
          <w:rFonts w:eastAsia="Arial" w:cs="Arial"/>
        </w:rPr>
        <w:lastRenderedPageBreak/>
        <w:t>While the model provides a solid base for understanding general trends and preparing for average registration volumes, it may not be sufficient for precise resource allocation during peak periods, additional model refinement may be required to improve the accuracy of predictions.</w:t>
      </w:r>
    </w:p>
    <w:p w14:paraId="6B36260D" w14:textId="402F6347" w:rsidR="00CA6096" w:rsidRDefault="00CA6096" w:rsidP="00CA6096">
      <w:pPr>
        <w:pStyle w:val="Heading4"/>
      </w:pPr>
      <w:r>
        <w:t>Conclusion</w:t>
      </w:r>
    </w:p>
    <w:p w14:paraId="2EDA6D44" w14:textId="6ED04F50" w:rsidR="00CA6096" w:rsidRPr="00CA6096" w:rsidRDefault="00CA6096" w:rsidP="00CA6096">
      <w:r>
        <w:t>Of the Time Series models, SARIMAX was found to be the best choice, however, it struggled to capture some of the trends of the data</w:t>
      </w:r>
      <w:r w:rsidR="001C45C9">
        <w:t>.</w:t>
      </w:r>
    </w:p>
    <w:p w14:paraId="43E17F43" w14:textId="3D920D08" w:rsidR="007718E9" w:rsidRDefault="00194426" w:rsidP="006C43CC">
      <w:pPr>
        <w:pStyle w:val="Heading3"/>
      </w:pPr>
      <w:bookmarkStart w:id="43" w:name="_Toc160103505"/>
      <w:r>
        <w:t>Classi</w:t>
      </w:r>
      <w:r w:rsidR="00B03B43">
        <w:t>fication Models</w:t>
      </w:r>
      <w:bookmarkEnd w:id="43"/>
    </w:p>
    <w:p w14:paraId="7C3B5229" w14:textId="77777777" w:rsidR="00CC14C0" w:rsidRDefault="00A3168C" w:rsidP="001662B4">
      <w:pPr>
        <w:rPr>
          <w:rFonts w:cs="Arial"/>
          <w:szCs w:val="24"/>
        </w:rPr>
      </w:pPr>
      <w:r w:rsidRPr="00A3168C">
        <w:rPr>
          <w:rFonts w:cs="Arial"/>
          <w:szCs w:val="24"/>
        </w:rPr>
        <w:t xml:space="preserve">To test the accuracy of the fully imputed datasets, we use accuracy metrics such as the F1 score and Accuracy score. </w:t>
      </w:r>
    </w:p>
    <w:p w14:paraId="390110BD" w14:textId="77777777" w:rsidR="00D977B7" w:rsidRDefault="00A3168C" w:rsidP="001662B4">
      <w:pPr>
        <w:rPr>
          <w:rFonts w:cs="Arial"/>
          <w:szCs w:val="24"/>
        </w:rPr>
      </w:pPr>
      <w:r w:rsidRPr="00A3168C">
        <w:rPr>
          <w:rFonts w:cs="Arial"/>
          <w:szCs w:val="24"/>
        </w:rPr>
        <w:t xml:space="preserve">However, the results for both Logistic Regression and Decision Trees were remarkably similar, so to gauge which model shows higher accuracy, the Decision Matrix is used to show the breakdown of which imputations were correct, in terms of yes and no. </w:t>
      </w:r>
    </w:p>
    <w:p w14:paraId="52A10779" w14:textId="77777777" w:rsidR="00694B4F" w:rsidRDefault="00A3168C" w:rsidP="001662B4">
      <w:pPr>
        <w:rPr>
          <w:rFonts w:asciiTheme="minorBidi" w:hAnsiTheme="minorBidi"/>
        </w:rPr>
      </w:pPr>
      <w:r w:rsidRPr="00A3168C">
        <w:rPr>
          <w:rFonts w:cs="Arial"/>
          <w:szCs w:val="24"/>
        </w:rPr>
        <w:t>This left Logistic Regression as the better model, as it obtained a higher amount of correctly picked no values. It's worth noting that the accuracy metrics for Decision Trees and Random Forest were identical to two decimal</w:t>
      </w:r>
      <w:r w:rsidR="00B611B8">
        <w:rPr>
          <w:rFonts w:cs="Arial"/>
          <w:szCs w:val="24"/>
        </w:rPr>
        <w:t xml:space="preserve"> </w:t>
      </w:r>
      <w:r w:rsidR="001662B4" w:rsidRPr="62B6B24A">
        <w:rPr>
          <w:rFonts w:asciiTheme="minorBidi" w:hAnsiTheme="minorBidi"/>
        </w:rPr>
        <w:t>places, but the matrix result was worse for the Random Forest model.</w:t>
      </w:r>
    </w:p>
    <w:p w14:paraId="6D1DAD36" w14:textId="7AF69CB6" w:rsidR="001662B4" w:rsidRPr="006E3D89" w:rsidRDefault="001662B4" w:rsidP="006E3D89">
      <w:pPr>
        <w:jc w:val="center"/>
      </w:pPr>
      <w:r>
        <w:rPr>
          <w:noProof/>
        </w:rPr>
        <w:drawing>
          <wp:inline distT="0" distB="0" distL="0" distR="0" wp14:anchorId="6C61112F" wp14:editId="1B8184F8">
            <wp:extent cx="4292600" cy="3564071"/>
            <wp:effectExtent l="19050" t="19050" r="12700" b="17780"/>
            <wp:docPr id="1070615954" name="Picture 1070615954" descr="A screenshot of 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15954" name="Picture 1070615954" descr="A screenshot of a white sheet with black text&#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298062" cy="3568606"/>
                    </a:xfrm>
                    <a:prstGeom prst="rect">
                      <a:avLst/>
                    </a:prstGeom>
                    <a:ln>
                      <a:solidFill>
                        <a:schemeClr val="tx1"/>
                      </a:solidFill>
                    </a:ln>
                  </pic:spPr>
                </pic:pic>
              </a:graphicData>
            </a:graphic>
          </wp:inline>
        </w:drawing>
      </w:r>
    </w:p>
    <w:p w14:paraId="2B1FBFE5" w14:textId="3EDFB14E" w:rsidR="00EF7507" w:rsidRPr="00EF7507" w:rsidRDefault="00EF7507" w:rsidP="001662B4">
      <w:pPr>
        <w:rPr>
          <w:rFonts w:asciiTheme="minorBidi" w:hAnsiTheme="minorBidi"/>
          <w:b/>
          <w:bCs/>
          <w:highlight w:val="yellow"/>
        </w:rPr>
      </w:pPr>
      <w:r w:rsidRPr="00EF7507">
        <w:rPr>
          <w:rFonts w:asciiTheme="minorBidi" w:hAnsiTheme="minorBidi"/>
          <w:b/>
          <w:bCs/>
          <w:highlight w:val="yellow"/>
        </w:rPr>
        <w:lastRenderedPageBreak/>
        <w:t>FINAL IMPLEMENTATION</w:t>
      </w:r>
    </w:p>
    <w:p w14:paraId="756C3434" w14:textId="546B155F" w:rsidR="006E3D89" w:rsidRPr="00EF7507" w:rsidRDefault="001662B4" w:rsidP="001662B4">
      <w:pPr>
        <w:rPr>
          <w:rFonts w:asciiTheme="minorBidi" w:hAnsiTheme="minorBidi"/>
          <w:highlight w:val="yellow"/>
        </w:rPr>
      </w:pPr>
      <w:r w:rsidRPr="00EF7507">
        <w:rPr>
          <w:rFonts w:asciiTheme="minorBidi" w:hAnsiTheme="minorBidi"/>
          <w:highlight w:val="yellow"/>
        </w:rPr>
        <w:t xml:space="preserve">Given the time constraints, the model cannot be used to its full ability, so for now, the percentage of attendees that have been imputed from a given dataset (all yes values) is being calculated as a percentage of total bookings. </w:t>
      </w:r>
    </w:p>
    <w:p w14:paraId="66CE6C43" w14:textId="77777777" w:rsidR="006E3D89" w:rsidRPr="00EF7507" w:rsidRDefault="001662B4" w:rsidP="001662B4">
      <w:pPr>
        <w:rPr>
          <w:rFonts w:asciiTheme="minorBidi" w:hAnsiTheme="minorBidi"/>
          <w:highlight w:val="yellow"/>
        </w:rPr>
      </w:pPr>
      <w:r w:rsidRPr="00EF7507">
        <w:rPr>
          <w:rFonts w:asciiTheme="minorBidi" w:hAnsiTheme="minorBidi"/>
          <w:highlight w:val="yellow"/>
        </w:rPr>
        <w:t xml:space="preserve">This percentage is now being applied to a new dataset as a blanket value, so whatever the model predicts as total bookings, it then takes a percentage of them bookings and that is the predicted actual attendance. </w:t>
      </w:r>
    </w:p>
    <w:p w14:paraId="268AEAFA" w14:textId="531BA67A" w:rsidR="001662B4" w:rsidRPr="00EF7507" w:rsidRDefault="001662B4" w:rsidP="001662B4">
      <w:pPr>
        <w:rPr>
          <w:highlight w:val="yellow"/>
        </w:rPr>
      </w:pPr>
      <w:r w:rsidRPr="00EF7507">
        <w:rPr>
          <w:rFonts w:asciiTheme="minorBidi" w:hAnsiTheme="minorBidi"/>
          <w:highlight w:val="yellow"/>
        </w:rPr>
        <w:t xml:space="preserve">The actual method that was to be used will be in future work. The accuracy of each model is calculated by multiplying the accuracy value of both imputations. </w:t>
      </w:r>
    </w:p>
    <w:p w14:paraId="30321991" w14:textId="61DA5216" w:rsidR="001662B4" w:rsidRDefault="001662B4" w:rsidP="003F1596">
      <w:pPr>
        <w:jc w:val="center"/>
        <w:rPr>
          <w:rFonts w:asciiTheme="minorBidi" w:hAnsiTheme="minorBidi"/>
        </w:rPr>
      </w:pPr>
      <w:r w:rsidRPr="00EF7507">
        <w:rPr>
          <w:noProof/>
          <w:highlight w:val="yellow"/>
        </w:rPr>
        <w:drawing>
          <wp:inline distT="0" distB="0" distL="0" distR="0" wp14:anchorId="5B1E150A" wp14:editId="4CA44154">
            <wp:extent cx="3711826" cy="1634742"/>
            <wp:effectExtent l="19050" t="19050" r="22225" b="22860"/>
            <wp:docPr id="547007685" name="Picture 547007685" descr="A white table with black text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07685" name="Picture 547007685" descr="A white table with black text and yellow 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711826" cy="1634742"/>
                    </a:xfrm>
                    <a:prstGeom prst="rect">
                      <a:avLst/>
                    </a:prstGeom>
                    <a:ln>
                      <a:solidFill>
                        <a:schemeClr val="tx1"/>
                      </a:solidFill>
                    </a:ln>
                  </pic:spPr>
                </pic:pic>
              </a:graphicData>
            </a:graphic>
          </wp:inline>
        </w:drawing>
      </w:r>
    </w:p>
    <w:p w14:paraId="0D0B9417" w14:textId="77777777" w:rsidR="001662B4" w:rsidRDefault="001662B4" w:rsidP="00B1687F">
      <w:pPr>
        <w:pStyle w:val="Heading4"/>
      </w:pPr>
      <w:r w:rsidRPr="62B6B24A">
        <w:t>Conclusion</w:t>
      </w:r>
    </w:p>
    <w:p w14:paraId="34874241" w14:textId="77777777" w:rsidR="00B6133F" w:rsidRDefault="001662B4" w:rsidP="00377552">
      <w:pPr>
        <w:autoSpaceDE w:val="0"/>
        <w:autoSpaceDN w:val="0"/>
        <w:adjustRightInd w:val="0"/>
        <w:rPr>
          <w:rFonts w:asciiTheme="minorBidi" w:hAnsiTheme="minorBidi"/>
          <w:kern w:val="0"/>
        </w:rPr>
      </w:pPr>
      <w:r w:rsidRPr="176BC313">
        <w:rPr>
          <w:rFonts w:asciiTheme="minorBidi" w:hAnsiTheme="minorBidi"/>
          <w:kern w:val="0"/>
        </w:rPr>
        <w:t xml:space="preserve">In conclusion, the task requires the careful consideration of various classification models. While logistic regression, decision trees, and random forest each offer distinct advantages and drawbacks, Logistic Regression </w:t>
      </w:r>
      <w:bookmarkStart w:id="44" w:name="_Int_7gDv8MPY"/>
      <w:r w:rsidRPr="176BC313">
        <w:rPr>
          <w:rFonts w:asciiTheme="minorBidi" w:hAnsiTheme="minorBidi"/>
          <w:kern w:val="0"/>
        </w:rPr>
        <w:t>emerges</w:t>
      </w:r>
      <w:bookmarkEnd w:id="44"/>
      <w:r w:rsidRPr="176BC313">
        <w:rPr>
          <w:rFonts w:asciiTheme="minorBidi" w:hAnsiTheme="minorBidi"/>
          <w:kern w:val="0"/>
        </w:rPr>
        <w:t xml:space="preserve"> as the most </w:t>
      </w:r>
      <w:bookmarkStart w:id="45" w:name="_Int_S0Pio1sH"/>
      <w:r w:rsidRPr="176BC313">
        <w:rPr>
          <w:rFonts w:asciiTheme="minorBidi" w:hAnsiTheme="minorBidi"/>
          <w:kern w:val="0"/>
        </w:rPr>
        <w:t>appropriate choice</w:t>
      </w:r>
      <w:bookmarkEnd w:id="45"/>
      <w:r w:rsidRPr="176BC313">
        <w:rPr>
          <w:rFonts w:asciiTheme="minorBidi" w:hAnsiTheme="minorBidi"/>
          <w:kern w:val="0"/>
        </w:rPr>
        <w:t xml:space="preserve"> given the constraints of the project and quantitative results given. </w:t>
      </w:r>
    </w:p>
    <w:p w14:paraId="4571967C" w14:textId="77777777" w:rsidR="00B6133F" w:rsidRDefault="001662B4" w:rsidP="00377552">
      <w:pPr>
        <w:autoSpaceDE w:val="0"/>
        <w:autoSpaceDN w:val="0"/>
        <w:adjustRightInd w:val="0"/>
        <w:rPr>
          <w:rFonts w:asciiTheme="minorBidi" w:hAnsiTheme="minorBidi"/>
          <w:kern w:val="0"/>
        </w:rPr>
      </w:pPr>
      <w:r w:rsidRPr="176BC313">
        <w:rPr>
          <w:rFonts w:asciiTheme="minorBidi" w:hAnsiTheme="minorBidi"/>
          <w:kern w:val="0"/>
        </w:rPr>
        <w:t xml:space="preserve">Logistic regression, a classic choice for prediction tasks, presents an efficient and straightforward approach. Performance </w:t>
      </w:r>
      <w:r w:rsidR="00B6133F">
        <w:rPr>
          <w:rFonts w:asciiTheme="minorBidi" w:hAnsiTheme="minorBidi"/>
          <w:kern w:val="0"/>
        </w:rPr>
        <w:t>will not</w:t>
      </w:r>
      <w:r w:rsidRPr="176BC313">
        <w:rPr>
          <w:rFonts w:asciiTheme="minorBidi" w:hAnsiTheme="minorBidi"/>
          <w:kern w:val="0"/>
        </w:rPr>
        <w:t xml:space="preserve"> be compromised by the dataset's missing data, as methods to predict or ‘fill in’ the data will be used. </w:t>
      </w:r>
    </w:p>
    <w:p w14:paraId="6BBDD36D" w14:textId="77777777" w:rsidR="00B6133F" w:rsidRDefault="001662B4" w:rsidP="00377552">
      <w:pPr>
        <w:autoSpaceDE w:val="0"/>
        <w:autoSpaceDN w:val="0"/>
        <w:adjustRightInd w:val="0"/>
        <w:rPr>
          <w:rFonts w:asciiTheme="minorBidi" w:hAnsiTheme="minorBidi"/>
          <w:kern w:val="0"/>
        </w:rPr>
      </w:pPr>
      <w:r w:rsidRPr="176BC313">
        <w:rPr>
          <w:rFonts w:asciiTheme="minorBidi" w:hAnsiTheme="minorBidi"/>
          <w:kern w:val="0"/>
        </w:rPr>
        <w:t xml:space="preserve">On the other hand, random forest shows high accuracy and robustness to noise, thanks to its ensemble nature and ability to handle missing values. Nevertheless, its computational demands and potential bias towards the majority class pose challenges, particularly within the project's time constraints. </w:t>
      </w:r>
    </w:p>
    <w:p w14:paraId="6B2ECB1C" w14:textId="31A6EC23" w:rsidR="006849BE" w:rsidRPr="00377552" w:rsidRDefault="001662B4" w:rsidP="00377552">
      <w:pPr>
        <w:autoSpaceDE w:val="0"/>
        <w:autoSpaceDN w:val="0"/>
        <w:adjustRightInd w:val="0"/>
        <w:rPr>
          <w:rFonts w:asciiTheme="minorBidi" w:hAnsiTheme="minorBidi"/>
          <w:kern w:val="0"/>
        </w:rPr>
      </w:pPr>
      <w:r w:rsidRPr="176BC313">
        <w:rPr>
          <w:rFonts w:asciiTheme="minorBidi" w:hAnsiTheme="minorBidi"/>
          <w:kern w:val="0"/>
        </w:rPr>
        <w:t xml:space="preserve">Decision trees also offer a balanced solution that aligns with the project's goals and limitations. However, their tendency to overfit and high variance cause Decision Trees to be less applicable. </w:t>
      </w:r>
    </w:p>
    <w:p w14:paraId="32E5E4DA" w14:textId="49F77F32" w:rsidR="00C31811" w:rsidRDefault="00EE4B32" w:rsidP="004471D9">
      <w:pPr>
        <w:pStyle w:val="Heading1"/>
      </w:pPr>
      <w:bookmarkStart w:id="46" w:name="_Toc160103506"/>
      <w:r>
        <w:lastRenderedPageBreak/>
        <w:t>IMPUTATION OF MISSING DATA</w:t>
      </w:r>
      <w:bookmarkEnd w:id="46"/>
    </w:p>
    <w:p w14:paraId="3C738B20" w14:textId="2834C131" w:rsidR="00E73E39" w:rsidRDefault="00E73E39" w:rsidP="00E73E39">
      <w:pPr>
        <w:pStyle w:val="Heading2"/>
      </w:pPr>
      <w:bookmarkStart w:id="47" w:name="_Toc160103507"/>
      <w:r>
        <w:t>Introduction</w:t>
      </w:r>
      <w:bookmarkEnd w:id="47"/>
    </w:p>
    <w:p w14:paraId="0004251A" w14:textId="1DBC744A" w:rsidR="00E73E39" w:rsidRPr="00E73E39" w:rsidRDefault="3A8ECF83" w:rsidP="21555625">
      <w:pPr>
        <w:rPr>
          <w:rFonts w:cs="Arial"/>
        </w:rPr>
      </w:pPr>
      <w:r w:rsidRPr="21555625">
        <w:rPr>
          <w:rFonts w:cs="Arial"/>
        </w:rPr>
        <w:t>When conducting data analysis, it is common to encounter missing data in the dataset. Presence of missing data can pose challenges and potentially impact the validity and accuracy of the prediction.</w:t>
      </w:r>
      <w:r w:rsidRPr="1F30F9A7">
        <w:rPr>
          <w:rFonts w:cs="Arial"/>
        </w:rPr>
        <w:t xml:space="preserve"> Several approaches were invented to handle the missing data to convert the incomplete dataset to a complete case for analysis.</w:t>
      </w:r>
      <w:r w:rsidR="335958C9" w:rsidRPr="4CDF16EC">
        <w:rPr>
          <w:rFonts w:cs="Arial"/>
        </w:rPr>
        <w:t xml:space="preserve"> </w:t>
      </w:r>
      <w:r w:rsidR="335958C9" w:rsidRPr="38057E88">
        <w:rPr>
          <w:rFonts w:cs="Arial"/>
        </w:rPr>
        <w:t xml:space="preserve">In this section, the missing data </w:t>
      </w:r>
      <w:r w:rsidR="77F58181" w:rsidRPr="38057E88">
        <w:rPr>
          <w:rFonts w:cs="Arial"/>
        </w:rPr>
        <w:t xml:space="preserve">mechanism and methods for handling missing data will be discussed. </w:t>
      </w:r>
      <w:r w:rsidR="6A8ED703" w:rsidRPr="45664073">
        <w:rPr>
          <w:rFonts w:cs="Arial"/>
        </w:rPr>
        <w:t>Next, t</w:t>
      </w:r>
      <w:r w:rsidR="77F58181" w:rsidRPr="45664073">
        <w:rPr>
          <w:rFonts w:cs="Arial"/>
        </w:rPr>
        <w:t>he</w:t>
      </w:r>
      <w:r w:rsidR="77F58181" w:rsidRPr="38057E88">
        <w:rPr>
          <w:rFonts w:cs="Arial"/>
        </w:rPr>
        <w:t xml:space="preserve"> selection of imputation methods in this project and the resu</w:t>
      </w:r>
      <w:r w:rsidR="1958EF61" w:rsidRPr="38057E88">
        <w:rPr>
          <w:rFonts w:cs="Arial"/>
        </w:rPr>
        <w:t>lt will be explained.</w:t>
      </w:r>
      <w:r w:rsidR="2EEF89EA" w:rsidRPr="45664073">
        <w:rPr>
          <w:rFonts w:cs="Arial"/>
        </w:rPr>
        <w:t xml:space="preserve"> </w:t>
      </w:r>
      <w:r w:rsidR="2EEF89EA" w:rsidRPr="6A60AA91">
        <w:rPr>
          <w:rFonts w:cs="Arial"/>
        </w:rPr>
        <w:t xml:space="preserve">Limitation of some </w:t>
      </w:r>
      <w:r w:rsidR="2EEF89EA" w:rsidRPr="0E157271">
        <w:rPr>
          <w:rFonts w:cs="Arial"/>
        </w:rPr>
        <w:t xml:space="preserve">methods and assumptions were </w:t>
      </w:r>
      <w:r w:rsidR="2EEF89EA" w:rsidRPr="296E170C">
        <w:rPr>
          <w:rFonts w:cs="Arial"/>
        </w:rPr>
        <w:t>addressed as well.</w:t>
      </w:r>
    </w:p>
    <w:p w14:paraId="718CF796" w14:textId="4A6ECAFB" w:rsidR="00E73E39" w:rsidRPr="00E73E39" w:rsidRDefault="00E73E39" w:rsidP="00E73E39"/>
    <w:p w14:paraId="7A24849E" w14:textId="76CE461D" w:rsidR="00A50CA3" w:rsidRPr="00A50CA3" w:rsidRDefault="008C2859" w:rsidP="00E73E39">
      <w:pPr>
        <w:pStyle w:val="Heading2"/>
      </w:pPr>
      <w:bookmarkStart w:id="48" w:name="_Toc160103508"/>
      <w:r>
        <w:t>Literature Review</w:t>
      </w:r>
      <w:bookmarkEnd w:id="48"/>
    </w:p>
    <w:p w14:paraId="38895D88" w14:textId="771C830E" w:rsidR="00C31811" w:rsidRPr="00286D53" w:rsidRDefault="7B5FF788" w:rsidP="007165BE">
      <w:pPr>
        <w:pStyle w:val="Heading3"/>
      </w:pPr>
      <w:bookmarkStart w:id="49" w:name="_Toc160103509"/>
      <w:r w:rsidRPr="34F5D5EE">
        <w:t>Missing Data Mechanism</w:t>
      </w:r>
      <w:bookmarkEnd w:id="49"/>
    </w:p>
    <w:p w14:paraId="52B8CCF1" w14:textId="32E4690C" w:rsidR="00C31811" w:rsidRPr="00662A44" w:rsidRDefault="4AC30D0F" w:rsidP="742676B0">
      <w:pPr>
        <w:rPr>
          <w:rFonts w:cs="Arial"/>
        </w:rPr>
      </w:pPr>
      <w:r w:rsidRPr="74CDBD59">
        <w:rPr>
          <w:rFonts w:cs="Arial"/>
        </w:rPr>
        <w:t>U</w:t>
      </w:r>
      <w:r w:rsidR="00C31811" w:rsidRPr="74CDBD59">
        <w:rPr>
          <w:rFonts w:cs="Arial"/>
        </w:rPr>
        <w:t>nderstanding</w:t>
      </w:r>
      <w:r w:rsidR="00C31811" w:rsidRPr="1ECCE60E">
        <w:rPr>
          <w:rFonts w:cs="Arial"/>
        </w:rPr>
        <w:t xml:space="preserve"> the missing data mechanism can facilitate the decision of the appropriate techniques for handling missing data. </w:t>
      </w:r>
      <w:r w:rsidR="6823A16F" w:rsidRPr="0CBA0673">
        <w:rPr>
          <w:rFonts w:cs="Arial"/>
        </w:rPr>
        <w:t xml:space="preserve">Otherwise, the imputation result could </w:t>
      </w:r>
      <w:r w:rsidR="1D0B3B68" w:rsidRPr="45C76258">
        <w:rPr>
          <w:rFonts w:cs="Arial"/>
        </w:rPr>
        <w:t xml:space="preserve">be highly biased if the method </w:t>
      </w:r>
      <w:r w:rsidR="1D0B3B68" w:rsidRPr="4963AE2B">
        <w:rPr>
          <w:rFonts w:cs="Arial"/>
        </w:rPr>
        <w:t>does not suit the missing data mechanism.</w:t>
      </w:r>
    </w:p>
    <w:p w14:paraId="169B1830" w14:textId="77777777" w:rsidR="00C31811" w:rsidRPr="00B31C31" w:rsidRDefault="00C31811" w:rsidP="007165BE">
      <w:pPr>
        <w:pStyle w:val="Heading4"/>
      </w:pPr>
      <w:r w:rsidRPr="00B31C31">
        <w:t>Missing completely at random (MCAR)</w:t>
      </w:r>
    </w:p>
    <w:p w14:paraId="56FBACB9" w14:textId="0A9ADBF2" w:rsidR="00C31811" w:rsidRPr="00C31811" w:rsidRDefault="00931DCE" w:rsidP="34F5D5EE">
      <w:pPr>
        <w:rPr>
          <w:rFonts w:cs="Arial"/>
        </w:rPr>
      </w:pPr>
      <w:r>
        <w:rPr>
          <w:rFonts w:cs="Arial"/>
        </w:rPr>
        <w:t>M</w:t>
      </w:r>
      <w:r w:rsidR="00C31811" w:rsidRPr="34F5D5EE">
        <w:rPr>
          <w:rFonts w:cs="Arial"/>
        </w:rPr>
        <w:t>issing data is classified as MCAR when it is unrelated to observed responses or specific values.</w:t>
      </w:r>
      <w:r w:rsidR="00315C2B">
        <w:rPr>
          <w:rFonts w:cs="Arial"/>
        </w:rPr>
        <w:t xml:space="preserve">  </w:t>
      </w:r>
      <w:sdt>
        <w:sdtPr>
          <w:rPr>
            <w:rFonts w:cs="Arial"/>
            <w:color w:val="000000"/>
            <w:highlight w:val="white"/>
          </w:rPr>
          <w:alias w:val="Citation"/>
          <w:tag w:val="{&quot;referencesIds&quot;:[&quot;doc:65e06d06fbaf4551fdabb21c&quot;],&quot;referencesOptions&quot;:{&quot;doc:65e06d06fbaf4551fdabb21c&quot;:{&quot;author&quot;:true,&quot;year&quot;:true,&quot;pageReplace&quot;:&quot;&quot;,&quot;prefix&quot;:&quot;&quot;,&quot;suffix&quot;:&quot;&quot;}},&quot;hasBrokenReferences&quot;:false,&quot;hasManualEdits&quot;:false,&quot;citationType&quot;:&quot;inline&quot;}"/>
          <w:id w:val="1013105233"/>
          <w:placeholder>
            <w:docPart w:val="55C72A76AC01490FA2F06A7EF3031A06"/>
          </w:placeholder>
        </w:sdtPr>
        <w:sdtContent>
          <w:r w:rsidR="00315C2B">
            <w:rPr>
              <w:rFonts w:eastAsia="Times New Roman" w:cs="Arial"/>
              <w:color w:val="000000"/>
            </w:rPr>
            <w:t>(Rouzinov &amp; Serguei, 2022)</w:t>
          </w:r>
        </w:sdtContent>
      </w:sdt>
    </w:p>
    <w:p w14:paraId="6CDAC987" w14:textId="5291B7C7" w:rsidR="00C31811" w:rsidRPr="006C03B0" w:rsidRDefault="00C31811" w:rsidP="00C31811">
      <w:pPr>
        <w:rPr>
          <w:rFonts w:cs="Arial"/>
        </w:rPr>
      </w:pPr>
      <w:del w:id="50" w:author="Microsoft Word" w:date="2024-02-29T12:11:00Z">
        <w:r w:rsidRPr="34F5D5EE">
          <w:rPr>
            <w:rFonts w:cs="Arial"/>
          </w:rPr>
          <w:delText>Bennett (2001</w:delText>
        </w:r>
        <w:r w:rsidR="61738E01" w:rsidRPr="34F5D5EE">
          <w:rPr>
            <w:rFonts w:cs="Arial"/>
          </w:rPr>
          <w:delText>) provided</w:delText>
        </w:r>
        <w:r w:rsidRPr="34F5D5EE">
          <w:rPr>
            <w:rFonts w:cs="Arial"/>
          </w:rPr>
          <w:delText xml:space="preserve"> an</w:delText>
        </w:r>
      </w:del>
      <w:ins w:id="51" w:author="Microsoft Word" w:date="2024-02-29T12:11:00Z">
        <w:r w:rsidR="00931DCE">
          <w:rPr>
            <w:rFonts w:cs="Arial"/>
          </w:rPr>
          <w:t>A</w:t>
        </w:r>
        <w:r w:rsidRPr="34F5D5EE">
          <w:rPr>
            <w:rFonts w:cs="Arial"/>
          </w:rPr>
          <w:t>n</w:t>
        </w:r>
      </w:ins>
      <w:r w:rsidRPr="34F5D5EE">
        <w:rPr>
          <w:rFonts w:cs="Arial"/>
        </w:rPr>
        <w:t xml:space="preserve"> example of this concept, describing a scenario in which a researcher, while reviewing raw data forms, randomly removed some </w:t>
      </w:r>
      <w:r w:rsidR="06190370" w:rsidRPr="34F5D5EE">
        <w:rPr>
          <w:rFonts w:cs="Arial"/>
        </w:rPr>
        <w:t>part of the data</w:t>
      </w:r>
      <w:r w:rsidRPr="34F5D5EE">
        <w:rPr>
          <w:rFonts w:cs="Arial"/>
        </w:rPr>
        <w:t>. In this case, the removed data forms were randomly removed and were not related to specific values or observed responses. Additionally, if data is absent due to design or samples being lost in transit, it is also classified as MCAR</w:t>
      </w:r>
      <w:del w:id="52" w:author="Microsoft Word" w:date="2024-02-29T12:11:00Z">
        <w:r w:rsidRPr="34F5D5EE">
          <w:rPr>
            <w:rFonts w:cs="Arial"/>
          </w:rPr>
          <w:delText xml:space="preserve"> (Kang, 2013).</w:delText>
        </w:r>
      </w:del>
      <w:ins w:id="53" w:author="Microsoft Word" w:date="2024-02-29T12:11:00Z">
        <w:r w:rsidR="00931DCE">
          <w:rPr>
            <w:rFonts w:cs="Arial"/>
          </w:rPr>
          <w:t>.</w:t>
        </w:r>
        <w:r w:rsidRPr="34F5D5EE">
          <w:rPr>
            <w:rFonts w:cs="Arial"/>
          </w:rPr>
          <w:t xml:space="preserve"> </w:t>
        </w:r>
      </w:ins>
      <w:customXmlInsRangeStart w:id="54" w:author="Microsoft Word" w:date="2024-02-29T12:11:00Z"/>
      <w:sdt>
        <w:sdtPr>
          <w:rPr>
            <w:rFonts w:cs="Arial"/>
            <w:highlight w:val="white"/>
          </w:rPr>
          <w:alias w:val="Citation"/>
          <w:tag w:val="{&quot;referencesIds&quot;:[&quot;doc:6560db32d7b3251001d03411&quot;],&quot;referencesOptions&quot;:{&quot;doc:6560db32d7b3251001d03411&quot;:{&quot;author&quot;:true,&quot;year&quot;:true,&quot;pageReplace&quot;:&quot;&quot;,&quot;prefix&quot;:&quot;&quot;,&quot;suffix&quot;:&quot;&quot;}},&quot;hasBrokenReferences&quot;:false,&quot;hasManualEdits&quot;:false,&quot;citationType&quot;:&quot;inline&quot;}"/>
          <w:id w:val="-1195924581"/>
          <w:placeholder>
            <w:docPart w:val="E1F37BB067BC47DC902380C719D014FB"/>
          </w:placeholder>
        </w:sdtPr>
        <w:sdtEndPr>
          <w:rPr>
            <w:rFonts w:eastAsia="Times New Roman"/>
            <w:color w:val="000000"/>
          </w:rPr>
        </w:sdtEndPr>
        <w:sdtContent>
          <w:customXmlInsRangeEnd w:id="54"/>
          <w:r w:rsidR="00060F15">
            <w:rPr>
              <w:rFonts w:eastAsia="Times New Roman" w:cs="Arial"/>
              <w:color w:val="000000"/>
            </w:rPr>
            <w:t>(Donges, )</w:t>
          </w:r>
          <w:customXmlInsRangeStart w:id="55" w:author="Microsoft Word" w:date="2024-02-29T12:11:00Z"/>
        </w:sdtContent>
      </w:sdt>
      <w:customXmlInsRangeEnd w:id="55"/>
      <w:r w:rsidR="005A65E0">
        <w:rPr>
          <w:rFonts w:eastAsia="Times New Roman" w:cs="Arial"/>
          <w:color w:val="000000"/>
        </w:rPr>
        <w:t xml:space="preserve">  </w:t>
      </w:r>
      <w:sdt>
        <w:sdtPr>
          <w:rPr>
            <w:rFonts w:eastAsia="Times New Roman" w:cs="Arial"/>
            <w:color w:val="000000"/>
            <w:highlight w:val="white"/>
          </w:rPr>
          <w:alias w:val="Citation"/>
          <w:tag w:val="{&quot;referencesIds&quot;:[&quot;doc:65e07367cca456563cd15d51&quot;],&quot;referencesOptions&quot;:{&quot;doc:65e07367cca456563cd15d51&quot;:{&quot;author&quot;:true,&quot;year&quot;:true,&quot;pageReplace&quot;:&quot;&quot;,&quot;prefix&quot;:&quot;&quot;,&quot;suffix&quot;:&quot;&quot;}},&quot;hasBrokenReferences&quot;:false,&quot;hasManualEdits&quot;:false,&quot;citationType&quot;:&quot;inline&quot;}"/>
          <w:id w:val="840827243"/>
          <w:placeholder>
            <w:docPart w:val="30E93030A1B745158C891A55F19B511F"/>
          </w:placeholder>
        </w:sdtPr>
        <w:sdtContent>
          <w:r w:rsidR="005A65E0">
            <w:rPr>
              <w:rFonts w:eastAsia="Times New Roman" w:cs="Arial"/>
              <w:color w:val="000000"/>
            </w:rPr>
            <w:t>(Bennett &amp; Derrick, 2009)</w:t>
          </w:r>
        </w:sdtContent>
      </w:sdt>
      <w:r w:rsidR="00431C32">
        <w:rPr>
          <w:rFonts w:eastAsia="Times New Roman" w:cs="Arial"/>
          <w:color w:val="000000"/>
        </w:rPr>
        <w:t xml:space="preserve">  </w:t>
      </w:r>
      <w:sdt>
        <w:sdtPr>
          <w:rPr>
            <w:rFonts w:eastAsia="Times New Roman" w:cs="Arial"/>
            <w:color w:val="000000"/>
            <w:highlight w:val="white"/>
          </w:rPr>
          <w:alias w:val="Citation"/>
          <w:tag w:val="{&quot;referencesIds&quot;:[&quot;doc:65e06d6b8486486e37e4a87b&quot;],&quot;referencesOptions&quot;:{&quot;doc:65e06d6b8486486e37e4a87b&quot;:{&quot;author&quot;:true,&quot;year&quot;:true,&quot;pageReplace&quot;:&quot;&quot;,&quot;prefix&quot;:&quot;&quot;,&quot;suffix&quot;:&quot;&quot;}},&quot;hasBrokenReferences&quot;:false,&quot;hasManualEdits&quot;:false,&quot;citationType&quot;:&quot;inline&quot;}"/>
          <w:id w:val="-471677863"/>
          <w:placeholder>
            <w:docPart w:val="DFEB96CC1B42460FB00BA34A081E628A"/>
          </w:placeholder>
        </w:sdtPr>
        <w:sdtContent>
          <w:r w:rsidR="00431C32">
            <w:rPr>
              <w:rFonts w:eastAsia="Times New Roman" w:cs="Arial"/>
              <w:color w:val="000000"/>
            </w:rPr>
            <w:t>(Kang &amp; Hyun, 2013)</w:t>
          </w:r>
        </w:sdtContent>
      </w:sdt>
      <w:r w:rsidR="0065761A">
        <w:rPr>
          <w:rFonts w:eastAsia="Times New Roman" w:cs="Arial"/>
          <w:color w:val="000000"/>
        </w:rPr>
        <w:t xml:space="preserve">  </w:t>
      </w:r>
    </w:p>
    <w:p w14:paraId="207236F5" w14:textId="068F8A8E" w:rsidR="00C31811" w:rsidRPr="00B31C31" w:rsidRDefault="00C31811" w:rsidP="00431C32">
      <w:pPr>
        <w:pStyle w:val="Heading4"/>
        <w:numPr>
          <w:ilvl w:val="0"/>
          <w:numId w:val="0"/>
        </w:numPr>
      </w:pPr>
      <w:r w:rsidRPr="00B31C31">
        <w:t>Missing at random (MAR)</w:t>
      </w:r>
    </w:p>
    <w:p w14:paraId="68E016C4" w14:textId="55EF63C2" w:rsidR="00C31811" w:rsidRPr="00271EF7" w:rsidRDefault="00C31811" w:rsidP="00C31811">
      <w:pPr>
        <w:rPr>
          <w:rFonts w:cs="Arial"/>
        </w:rPr>
      </w:pPr>
      <w:r w:rsidRPr="34F5D5EE">
        <w:rPr>
          <w:rFonts w:cs="Arial"/>
        </w:rPr>
        <w:t xml:space="preserve">Similar to the MCAR data, MAR data is not related to the variable itself, however, it is related to the observed response. </w:t>
      </w:r>
      <w:r w:rsidR="00931DCE">
        <w:rPr>
          <w:rFonts w:cs="Arial"/>
        </w:rPr>
        <w:t>A</w:t>
      </w:r>
      <w:r w:rsidRPr="34F5D5EE">
        <w:rPr>
          <w:rFonts w:cs="Arial"/>
        </w:rPr>
        <w:t xml:space="preserve">hypothetical example outlined </w:t>
      </w:r>
      <w:r w:rsidR="00931DCE">
        <w:rPr>
          <w:rFonts w:cs="Arial"/>
        </w:rPr>
        <w:t>that</w:t>
      </w:r>
      <w:r w:rsidRPr="34F5D5EE">
        <w:rPr>
          <w:rFonts w:cs="Arial"/>
        </w:rPr>
        <w:t xml:space="preserve"> participants of various age groups </w:t>
      </w:r>
      <w:r w:rsidR="0517CF8A" w:rsidRPr="34F5D5EE">
        <w:rPr>
          <w:rFonts w:cs="Arial"/>
        </w:rPr>
        <w:t>are assigned</w:t>
      </w:r>
      <w:r w:rsidRPr="34F5D5EE">
        <w:rPr>
          <w:rFonts w:cs="Arial"/>
        </w:rPr>
        <w:t xml:space="preserve"> to two groups and asked to provide details</w:t>
      </w:r>
      <w:r w:rsidR="452BF456" w:rsidRPr="34F5D5EE">
        <w:rPr>
          <w:rFonts w:cs="Arial"/>
        </w:rPr>
        <w:t>,</w:t>
      </w:r>
      <w:r w:rsidRPr="34F5D5EE">
        <w:rPr>
          <w:rFonts w:cs="Arial"/>
        </w:rPr>
        <w:t xml:space="preserve"> </w:t>
      </w:r>
      <w:r w:rsidR="33E8C966" w:rsidRPr="34F5D5EE">
        <w:rPr>
          <w:rFonts w:cs="Arial"/>
        </w:rPr>
        <w:t>for ex</w:t>
      </w:r>
      <w:r w:rsidR="6F8FE3BE" w:rsidRPr="34F5D5EE">
        <w:rPr>
          <w:rFonts w:cs="Arial"/>
        </w:rPr>
        <w:t>ample their</w:t>
      </w:r>
      <w:r w:rsidRPr="34F5D5EE">
        <w:rPr>
          <w:rFonts w:cs="Arial"/>
        </w:rPr>
        <w:t xml:space="preserve"> household income. When examining the rate of missing data, </w:t>
      </w:r>
      <w:r w:rsidR="244641FF" w:rsidRPr="34F5D5EE">
        <w:rPr>
          <w:rFonts w:cs="Arial"/>
        </w:rPr>
        <w:t>that is</w:t>
      </w:r>
      <w:r w:rsidRPr="34F5D5EE">
        <w:rPr>
          <w:rFonts w:cs="Arial"/>
        </w:rPr>
        <w:t xml:space="preserve"> related to household income, differences may emerge among subpopulations. For </w:t>
      </w:r>
      <w:r w:rsidRPr="34F5D5EE">
        <w:rPr>
          <w:rFonts w:cs="Arial"/>
        </w:rPr>
        <w:lastRenderedPageBreak/>
        <w:t>example, if there is a suspicion that the different is because men tend to be less inclined to share their income compared to women, then this means that the missing data is related to the observed response, which mean the household income variable is considered to be Missing at Random (MAR).</w:t>
      </w:r>
      <w:r w:rsidR="007D5922">
        <w:rPr>
          <w:rFonts w:cs="Arial"/>
        </w:rPr>
        <w:t xml:space="preserve"> </w:t>
      </w:r>
      <w:sdt>
        <w:sdtPr>
          <w:rPr>
            <w:rFonts w:eastAsia="Times New Roman" w:cs="Arial"/>
            <w:color w:val="000000"/>
            <w:highlight w:val="white"/>
          </w:rPr>
          <w:alias w:val="Citation"/>
          <w:tag w:val="{&quot;referencesIds&quot;:[&quot;doc:65e06e3912e8a85f68f73bed&quot;],&quot;referencesOptions&quot;:{&quot;doc:65e06e3912e8a85f68f73bed&quot;:{&quot;author&quot;:true,&quot;year&quot;:true,&quot;pageReplace&quot;:&quot;&quot;,&quot;prefix&quot;:&quot;&quot;,&quot;suffix&quot;:&quot;&quot;}},&quot;hasBrokenReferences&quot;:false,&quot;hasManualEdits&quot;:false,&quot;citationType&quot;:&quot;inline&quot;}"/>
          <w:id w:val="429165180"/>
          <w:placeholder>
            <w:docPart w:val="96326AED7B76469DBD57A3A14CB5D935"/>
          </w:placeholder>
        </w:sdtPr>
        <w:sdtContent>
          <w:r w:rsidR="007D5922">
            <w:rPr>
              <w:rFonts w:eastAsia="Times New Roman" w:cs="Arial"/>
              <w:color w:val="000000"/>
            </w:rPr>
            <w:t>(Bar, 2017)</w:t>
          </w:r>
        </w:sdtContent>
      </w:sdt>
    </w:p>
    <w:p w14:paraId="77D64593" w14:textId="77777777" w:rsidR="00C31811" w:rsidRPr="000F1FD7" w:rsidRDefault="00C31811" w:rsidP="00271EF7">
      <w:pPr>
        <w:pStyle w:val="Heading4"/>
        <w:rPr>
          <w:szCs w:val="24"/>
        </w:rPr>
      </w:pPr>
      <w:r w:rsidRPr="34F5D5EE">
        <w:t>Missing not at random (MNAR)</w:t>
      </w:r>
    </w:p>
    <w:p w14:paraId="516DEE1A" w14:textId="7C2325AA" w:rsidR="00C31811" w:rsidRPr="00271EF7" w:rsidRDefault="00931DCE" w:rsidP="00C31811">
      <w:pPr>
        <w:rPr>
          <w:rFonts w:cs="Arial"/>
        </w:rPr>
      </w:pPr>
      <w:r>
        <w:rPr>
          <w:rFonts w:cs="Arial"/>
        </w:rPr>
        <w:t>The</w:t>
      </w:r>
      <w:r w:rsidR="00C31811" w:rsidRPr="34F5D5EE">
        <w:rPr>
          <w:rFonts w:cs="Arial"/>
        </w:rPr>
        <w:t xml:space="preserve"> data is considered not missing at random (MNAR) when it is directly related to the collected data. </w:t>
      </w:r>
      <w:r w:rsidR="2058C2B5" w:rsidRPr="34F5D5EE">
        <w:rPr>
          <w:rFonts w:cs="Arial"/>
        </w:rPr>
        <w:t>I</w:t>
      </w:r>
      <w:r w:rsidR="00C31811" w:rsidRPr="34F5D5EE">
        <w:rPr>
          <w:rFonts w:cs="Arial"/>
        </w:rPr>
        <w:t>f the absence of missing data is not random and is linked</w:t>
      </w:r>
      <w:r w:rsidR="30133927" w:rsidRPr="34F5D5EE">
        <w:rPr>
          <w:rFonts w:cs="Arial"/>
        </w:rPr>
        <w:t xml:space="preserve"> or connected</w:t>
      </w:r>
      <w:r w:rsidR="00C31811" w:rsidRPr="34F5D5EE">
        <w:rPr>
          <w:rFonts w:cs="Arial"/>
        </w:rPr>
        <w:t xml:space="preserve"> to the collected data, </w:t>
      </w:r>
      <w:r w:rsidR="00286614" w:rsidRPr="34F5D5EE">
        <w:rPr>
          <w:rFonts w:cs="Arial"/>
        </w:rPr>
        <w:t>for example,</w:t>
      </w:r>
      <w:r w:rsidR="00C31811" w:rsidRPr="34F5D5EE">
        <w:rPr>
          <w:rFonts w:cs="Arial"/>
        </w:rPr>
        <w:t xml:space="preserve"> some individuals refusing to fill parts of the survey, then the missing data can be classified as MNAR.</w:t>
      </w:r>
      <w:r w:rsidR="0095121E">
        <w:rPr>
          <w:rFonts w:cs="Arial"/>
        </w:rPr>
        <w:t xml:space="preserve"> </w:t>
      </w:r>
      <w:sdt>
        <w:sdtPr>
          <w:rPr>
            <w:rFonts w:eastAsia="Times New Roman" w:cs="Arial"/>
            <w:color w:val="000000"/>
            <w:highlight w:val="white"/>
          </w:rPr>
          <w:alias w:val="Citation"/>
          <w:tag w:val="{&quot;referencesIds&quot;:[&quot;doc:65e06e3912e8a85f68f73bed&quot;],&quot;referencesOptions&quot;:{&quot;doc:65e06e3912e8a85f68f73bed&quot;:{&quot;author&quot;:true,&quot;year&quot;:true,&quot;pageReplace&quot;:&quot;&quot;,&quot;prefix&quot;:&quot;&quot;,&quot;suffix&quot;:&quot;&quot;}},&quot;hasBrokenReferences&quot;:false,&quot;hasManualEdits&quot;:false,&quot;citationType&quot;:&quot;inline&quot;}"/>
          <w:id w:val="1822541359"/>
          <w:placeholder>
            <w:docPart w:val="1AC051F98F854E93B16A411D5B2711B3"/>
          </w:placeholder>
        </w:sdtPr>
        <w:sdtContent>
          <w:r w:rsidR="00A4499B">
            <w:rPr>
              <w:rFonts w:eastAsia="Times New Roman" w:cs="Arial"/>
              <w:color w:val="000000"/>
            </w:rPr>
            <w:t>(Bar, 2017)</w:t>
          </w:r>
        </w:sdtContent>
      </w:sdt>
    </w:p>
    <w:p w14:paraId="015446F9" w14:textId="77777777" w:rsidR="00C31811" w:rsidRPr="00286D53" w:rsidRDefault="00C31811" w:rsidP="003B57B3">
      <w:pPr>
        <w:pStyle w:val="Heading3"/>
      </w:pPr>
      <w:bookmarkStart w:id="56" w:name="_Toc160103510"/>
      <w:r w:rsidRPr="00286D53">
        <w:t>Methods for Handling Missing Data</w:t>
      </w:r>
      <w:bookmarkEnd w:id="56"/>
    </w:p>
    <w:p w14:paraId="3549BBA9" w14:textId="77777777" w:rsidR="00285FE6" w:rsidRDefault="00C31811" w:rsidP="00C31811">
      <w:pPr>
        <w:rPr>
          <w:rFonts w:cs="Arial"/>
          <w:szCs w:val="24"/>
        </w:rPr>
      </w:pPr>
      <w:r w:rsidRPr="00C31811">
        <w:rPr>
          <w:rFonts w:cs="Arial"/>
          <w:szCs w:val="24"/>
        </w:rPr>
        <w:t xml:space="preserve">Missing data can lead to problems that can affect the operation of constructing effective prediction systems. </w:t>
      </w:r>
    </w:p>
    <w:p w14:paraId="193364AC" w14:textId="5E457692" w:rsidR="00C31811" w:rsidRPr="00C31811" w:rsidRDefault="00C31811" w:rsidP="00C31811">
      <w:pPr>
        <w:rPr>
          <w:rFonts w:cs="Arial"/>
          <w:szCs w:val="24"/>
        </w:rPr>
      </w:pPr>
      <w:r w:rsidRPr="00C31811">
        <w:rPr>
          <w:rFonts w:cs="Arial"/>
          <w:szCs w:val="24"/>
        </w:rPr>
        <w:t>There are two commonly used approaches in practice to deal with missing values: marginalization, which is a simple method of deleting the missing values. This approach will reduce the dataset size and decrease the quality of the research. Imputation, which involves substituting the missing values with estimated values</w:t>
      </w:r>
      <w:r w:rsidR="00931DCE">
        <w:rPr>
          <w:rFonts w:cs="Arial"/>
          <w:szCs w:val="24"/>
        </w:rPr>
        <w:t xml:space="preserve">. </w:t>
      </w:r>
      <w:r w:rsidR="00DC1014">
        <w:rPr>
          <w:rFonts w:cs="Arial"/>
          <w:szCs w:val="24"/>
        </w:rPr>
        <w:t xml:space="preserve"> </w:t>
      </w:r>
      <w:sdt>
        <w:sdtPr>
          <w:rPr>
            <w:rFonts w:cs="Arial"/>
            <w:color w:val="000000"/>
            <w:szCs w:val="24"/>
            <w:highlight w:val="white"/>
          </w:rPr>
          <w:alias w:val="Citation"/>
          <w:tag w:val="{&quot;referencesIds&quot;:[&quot;doc:65e06e70e517ed7577e51701&quot;],&quot;referencesOptions&quot;:{&quot;doc:65e06e70e517ed7577e51701&quot;:{&quot;author&quot;:true,&quot;year&quot;:true,&quot;pageReplace&quot;:&quot;&quot;,&quot;prefix&quot;:&quot;&quot;,&quot;suffix&quot;:&quot;&quot;}},&quot;hasBrokenReferences&quot;:false,&quot;hasManualEdits&quot;:false,&quot;citationType&quot;:&quot;inline&quot;}"/>
          <w:id w:val="-1621295975"/>
          <w:placeholder>
            <w:docPart w:val="6F1DA11228C941918D09B99FB547D6C5"/>
          </w:placeholder>
        </w:sdtPr>
        <w:sdtContent>
          <w:r w:rsidR="00A4499B">
            <w:rPr>
              <w:rFonts w:eastAsia="Times New Roman" w:cs="Arial"/>
              <w:color w:val="000000"/>
            </w:rPr>
            <w:t>(Cheng &amp; Ching-Hsue, 2019)</w:t>
          </w:r>
        </w:sdtContent>
      </w:sdt>
    </w:p>
    <w:p w14:paraId="63A9E663" w14:textId="78BFE831" w:rsidR="00C31811" w:rsidRPr="00C31811" w:rsidRDefault="00C31811" w:rsidP="34F5D5EE">
      <w:pPr>
        <w:rPr>
          <w:rFonts w:cs="Arial"/>
        </w:rPr>
      </w:pPr>
      <w:r w:rsidRPr="34F5D5EE">
        <w:rPr>
          <w:rFonts w:cs="Arial"/>
        </w:rPr>
        <w:t xml:space="preserve">The choice between imputation techniques is influenced by the data type and the data </w:t>
      </w:r>
      <w:r w:rsidR="1E1FBDDE" w:rsidRPr="34F5D5EE">
        <w:rPr>
          <w:rFonts w:cs="Arial"/>
        </w:rPr>
        <w:t>mechanism</w:t>
      </w:r>
      <w:r w:rsidRPr="34F5D5EE">
        <w:rPr>
          <w:rFonts w:cs="Arial"/>
        </w:rPr>
        <w:t xml:space="preserve">. We spoke earlier about the data </w:t>
      </w:r>
      <w:r w:rsidR="3ECD4B45" w:rsidRPr="34F5D5EE">
        <w:rPr>
          <w:rFonts w:cs="Arial"/>
        </w:rPr>
        <w:t>mechanism</w:t>
      </w:r>
      <w:r w:rsidRPr="34F5D5EE">
        <w:rPr>
          <w:rFonts w:cs="Arial"/>
        </w:rPr>
        <w:t>. Data types can be numerical, categorical, or a mixture of both. Categorical data consists of nominal and ordinal data, and numerical data comprises real, continuous, and discrete data</w:t>
      </w:r>
      <w:r w:rsidR="00931DCE">
        <w:rPr>
          <w:rFonts w:cs="Arial"/>
        </w:rPr>
        <w:t>.</w:t>
      </w:r>
      <w:r w:rsidR="005B67DB" w:rsidRPr="005B67DB">
        <w:rPr>
          <w:sz w:val="16"/>
          <w:szCs w:val="16"/>
        </w:rPr>
        <w:t xml:space="preserve"> </w:t>
      </w:r>
      <w:sdt>
        <w:sdtPr>
          <w:rPr>
            <w:rFonts w:cs="Arial"/>
            <w:color w:val="000000"/>
            <w:szCs w:val="16"/>
            <w:highlight w:val="white"/>
          </w:rPr>
          <w:alias w:val="Citation"/>
          <w:tag w:val="{&quot;referencesIds&quot;:[&quot;doc:65e06f0fa35092419ea32450&quot;],&quot;referencesOptions&quot;:{&quot;doc:65e06f0fa35092419ea32450&quot;:{&quot;author&quot;:true,&quot;year&quot;:true,&quot;pageReplace&quot;:&quot;&quot;,&quot;prefix&quot;:&quot;&quot;,&quot;suffix&quot;:&quot;&quot;}},&quot;hasBrokenReferences&quot;:false,&quot;hasManualEdits&quot;:false,&quot;citationType&quot;:&quot;inline&quot;}"/>
          <w:id w:val="-279029393"/>
          <w:placeholder>
            <w:docPart w:val="8D724AA4B8244B68A932E5EAA8F77AFF"/>
          </w:placeholder>
        </w:sdtPr>
        <w:sdtContent>
          <w:r w:rsidR="00C74459">
            <w:rPr>
              <w:rFonts w:eastAsia="Times New Roman" w:cs="Arial"/>
              <w:color w:val="000000"/>
            </w:rPr>
            <w:t>(T. Aljuaid &amp; S. Sasi, 2016)</w:t>
          </w:r>
        </w:sdtContent>
      </w:sdt>
    </w:p>
    <w:p w14:paraId="0D849302" w14:textId="0D9F379E" w:rsidR="00C31811" w:rsidRPr="00C31811" w:rsidRDefault="00C31811" w:rsidP="00C31811">
      <w:pPr>
        <w:rPr>
          <w:rFonts w:cs="Arial"/>
          <w:szCs w:val="24"/>
        </w:rPr>
      </w:pPr>
      <w:r w:rsidRPr="00C31811">
        <w:rPr>
          <w:rFonts w:cs="Arial"/>
          <w:szCs w:val="24"/>
        </w:rPr>
        <w:t>Handling missing values can happen during the data mining process or before it begins. Methods that handle missing values during the process are called Embedded methods. Methods that handle missing values before the data mining process are called Pre-replacing methods</w:t>
      </w:r>
      <w:r w:rsidR="00931DCE">
        <w:rPr>
          <w:rFonts w:cs="Arial"/>
          <w:szCs w:val="24"/>
        </w:rPr>
        <w:t>.</w:t>
      </w:r>
      <w:r w:rsidR="00C74459">
        <w:rPr>
          <w:rFonts w:cs="Arial"/>
          <w:szCs w:val="24"/>
        </w:rPr>
        <w:t xml:space="preserve"> </w:t>
      </w:r>
      <w:sdt>
        <w:sdtPr>
          <w:rPr>
            <w:rFonts w:cs="Arial"/>
            <w:color w:val="000000"/>
            <w:szCs w:val="24"/>
            <w:highlight w:val="white"/>
          </w:rPr>
          <w:alias w:val="Citation"/>
          <w:tag w:val="{&quot;referencesIds&quot;:[&quot;doc:65e06f0fa35092419ea32450&quot;],&quot;referencesOptions&quot;:{&quot;doc:65e06f0fa35092419ea32450&quot;:{&quot;author&quot;:true,&quot;year&quot;:true,&quot;pageReplace&quot;:&quot;&quot;,&quot;prefix&quot;:&quot;&quot;,&quot;suffix&quot;:&quot;&quot;}},&quot;hasBrokenReferences&quot;:false,&quot;hasManualEdits&quot;:false,&quot;citationType&quot;:&quot;inline&quot;}"/>
          <w:id w:val="1442185625"/>
          <w:placeholder>
            <w:docPart w:val="7FE2E880167446949829BE1C48021CF5"/>
          </w:placeholder>
        </w:sdtPr>
        <w:sdtContent>
          <w:r w:rsidR="00C74459">
            <w:rPr>
              <w:rFonts w:eastAsia="Times New Roman" w:cs="Arial"/>
              <w:color w:val="000000"/>
            </w:rPr>
            <w:t>(T. Aljuaid &amp; S. Sasi, 2016)</w:t>
          </w:r>
        </w:sdtContent>
      </w:sdt>
    </w:p>
    <w:p w14:paraId="3208784A" w14:textId="5F7BD4ED" w:rsidR="00C31811" w:rsidRPr="000F1FD7" w:rsidRDefault="2615BAAC" w:rsidP="008D3D83">
      <w:pPr>
        <w:pStyle w:val="Heading4"/>
      </w:pPr>
      <w:r w:rsidRPr="34F5D5EE">
        <w:t>Regression imputation</w:t>
      </w:r>
      <w:r w:rsidR="00C31811" w:rsidRPr="34F5D5EE">
        <w:t xml:space="preserve"> </w:t>
      </w:r>
    </w:p>
    <w:p w14:paraId="50CB4DD9" w14:textId="33023798" w:rsidR="00C31811" w:rsidRPr="00C31811" w:rsidRDefault="00C31811" w:rsidP="34F5D5EE">
      <w:pPr>
        <w:rPr>
          <w:rFonts w:cs="Arial"/>
        </w:rPr>
      </w:pPr>
      <w:r w:rsidRPr="34F5D5EE">
        <w:rPr>
          <w:rFonts w:cs="Arial"/>
        </w:rPr>
        <w:t xml:space="preserve">As we mentioned before, in imputation, we use existing variables to estimate missing data. There are several types of regression imputation methods, for example, Linear Regression imputation and Logistic Regression imputation. Depending on the </w:t>
      </w:r>
      <w:r w:rsidR="2F07E63A" w:rsidRPr="34F5D5EE">
        <w:rPr>
          <w:rFonts w:cs="Arial"/>
        </w:rPr>
        <w:t>mechanism</w:t>
      </w:r>
      <w:r w:rsidRPr="34F5D5EE">
        <w:rPr>
          <w:rFonts w:cs="Arial"/>
        </w:rPr>
        <w:t xml:space="preserve"> of the dataset and the datatype of the missing values, each technique has </w:t>
      </w:r>
      <w:r w:rsidRPr="34F5D5EE">
        <w:rPr>
          <w:rFonts w:cs="Arial"/>
        </w:rPr>
        <w:lastRenderedPageBreak/>
        <w:t>its advantages and scenarios where it can be used, but in general, this method produces unbiased results if the data are MCAR or MAR</w:t>
      </w:r>
      <w:r w:rsidR="00931DCE">
        <w:rPr>
          <w:rFonts w:cs="Arial"/>
        </w:rPr>
        <w:t>.</w:t>
      </w:r>
      <w:r w:rsidRPr="34F5D5EE">
        <w:rPr>
          <w:rFonts w:cs="Arial"/>
        </w:rPr>
        <w:t xml:space="preserve"> </w:t>
      </w:r>
      <w:r w:rsidR="00C74459">
        <w:rPr>
          <w:rFonts w:cs="Arial"/>
        </w:rPr>
        <w:t xml:space="preserve"> </w:t>
      </w:r>
      <w:sdt>
        <w:sdtPr>
          <w:rPr>
            <w:rFonts w:cs="Arial"/>
            <w:color w:val="000000"/>
          </w:rPr>
          <w:alias w:val="Citation"/>
          <w:tag w:val="{&quot;referencesIds&quot;:[&quot;doc:65e07367cca456563cd15d51&quot;],&quot;referencesOptions&quot;:{&quot;doc:65e07367cca456563cd15d51&quot;:{&quot;author&quot;:true,&quot;year&quot;:true,&quot;pageReplace&quot;:&quot;&quot;,&quot;prefix&quot;:&quot;&quot;,&quot;suffix&quot;:&quot;&quot;}},&quot;hasBrokenReferences&quot;:false,&quot;hasManualEdits&quot;:false,&quot;citationType&quot;:&quot;inline&quot;}"/>
          <w:id w:val="401330649"/>
          <w:placeholder>
            <w:docPart w:val="00F56F3E8346471BB8958B2DEAA56BEC"/>
          </w:placeholder>
          <w:showingPlcHdr/>
        </w:sdtPr>
        <w:sdtContent>
          <w:r w:rsidR="00C74459" w:rsidRPr="00C74459">
            <w:rPr>
              <w:rStyle w:val="PlaceholderText"/>
              <w:rFonts w:cs="Arial"/>
              <w:color w:val="000000"/>
            </w:rPr>
            <w:t>Formatting...</w:t>
          </w:r>
        </w:sdtContent>
      </w:sdt>
    </w:p>
    <w:p w14:paraId="22764C49" w14:textId="77777777" w:rsidR="00C31811" w:rsidRPr="000F1FD7" w:rsidRDefault="00C31811" w:rsidP="003D0AB4">
      <w:pPr>
        <w:pStyle w:val="Heading4"/>
      </w:pPr>
      <w:r w:rsidRPr="000F1FD7">
        <w:t xml:space="preserve">Linear Imputation </w:t>
      </w:r>
    </w:p>
    <w:p w14:paraId="0EFE7F8B" w14:textId="1F0B6D73" w:rsidR="00C31811" w:rsidRPr="00C31811" w:rsidRDefault="00C31811" w:rsidP="00C31811">
      <w:pPr>
        <w:rPr>
          <w:rFonts w:cs="Arial"/>
          <w:szCs w:val="24"/>
        </w:rPr>
      </w:pPr>
      <w:r w:rsidRPr="00C31811">
        <w:rPr>
          <w:rFonts w:cs="Arial"/>
          <w:szCs w:val="24"/>
        </w:rPr>
        <w:t>This method assumes that there is a linear relationship between the dependent variable and the independent variable or variables. However, in some scenarios, the relationship is not linear, and replacing missing values using this method will bias the model</w:t>
      </w:r>
      <w:commentRangeStart w:id="57"/>
      <w:r w:rsidRPr="00C31811">
        <w:rPr>
          <w:rFonts w:cs="Arial"/>
          <w:szCs w:val="24"/>
        </w:rPr>
        <w:t>.</w:t>
      </w:r>
      <w:commentRangeEnd w:id="57"/>
      <w:r w:rsidR="00931DCE">
        <w:rPr>
          <w:rStyle w:val="CommentReference"/>
        </w:rPr>
        <w:commentReference w:id="57"/>
      </w:r>
      <w:r w:rsidRPr="00C31811">
        <w:rPr>
          <w:rFonts w:cs="Arial"/>
          <w:szCs w:val="24"/>
        </w:rPr>
        <w:t xml:space="preserve"> </w:t>
      </w:r>
    </w:p>
    <w:p w14:paraId="546FB323" w14:textId="77777777" w:rsidR="00C31811" w:rsidRPr="000F1FD7" w:rsidRDefault="00C31811" w:rsidP="003D0AB4">
      <w:pPr>
        <w:pStyle w:val="Heading4"/>
      </w:pPr>
      <w:r w:rsidRPr="000F1FD7">
        <w:t>Logistic Imputation</w:t>
      </w:r>
    </w:p>
    <w:p w14:paraId="737DB575" w14:textId="063CD65F" w:rsidR="00C31811" w:rsidRPr="00C31811" w:rsidRDefault="00C31811" w:rsidP="34F5D5EE">
      <w:pPr>
        <w:rPr>
          <w:rFonts w:cs="Arial"/>
        </w:rPr>
      </w:pPr>
      <w:r w:rsidRPr="34F5D5EE">
        <w:rPr>
          <w:rFonts w:cs="Arial"/>
        </w:rPr>
        <w:t xml:space="preserve">This method is generally a great choice for imputing categorical data, which in our case is what we need. It does this by leveraging logistic regression to predict the missing values based on the observed data. As previously mentioned, the missing data has been classified as MCAR, which is needed for logistic regression so that a bias is not </w:t>
      </w:r>
      <w:commentRangeStart w:id="58"/>
      <w:r w:rsidR="24865442" w:rsidRPr="34F5D5EE">
        <w:rPr>
          <w:rFonts w:cs="Arial"/>
        </w:rPr>
        <w:t>introduced.</w:t>
      </w:r>
      <w:commentRangeEnd w:id="58"/>
      <w:r>
        <w:rPr>
          <w:rStyle w:val="CommentReference"/>
        </w:rPr>
        <w:commentReference w:id="58"/>
      </w:r>
      <w:r w:rsidRPr="34F5D5EE">
        <w:rPr>
          <w:rFonts w:cs="Arial"/>
        </w:rPr>
        <w:t xml:space="preserve"> </w:t>
      </w:r>
    </w:p>
    <w:p w14:paraId="38A74091" w14:textId="77777777" w:rsidR="00C31811" w:rsidRPr="000F1FD7" w:rsidRDefault="00C31811" w:rsidP="003D0AB4">
      <w:pPr>
        <w:pStyle w:val="Heading4"/>
      </w:pPr>
      <w:r w:rsidRPr="000F1FD7">
        <w:t>Mode Imputation</w:t>
      </w:r>
    </w:p>
    <w:p w14:paraId="0364C648" w14:textId="155493EA" w:rsidR="00C31811" w:rsidRPr="00C31811" w:rsidRDefault="00931DCE" w:rsidP="34F5D5EE">
      <w:pPr>
        <w:rPr>
          <w:rFonts w:cs="Arial"/>
        </w:rPr>
      </w:pPr>
      <w:r>
        <w:rPr>
          <w:rFonts w:cs="Arial"/>
        </w:rPr>
        <w:t>Mode</w:t>
      </w:r>
      <w:r w:rsidR="00C31811" w:rsidRPr="34F5D5EE">
        <w:rPr>
          <w:rFonts w:cs="Arial"/>
        </w:rPr>
        <w:t xml:space="preserve"> imputation is the oldest and most basic method for categorical data imputation</w:t>
      </w:r>
      <w:commentRangeStart w:id="59"/>
      <w:r w:rsidR="00C31811" w:rsidRPr="34F5D5EE">
        <w:rPr>
          <w:rFonts w:cs="Arial"/>
        </w:rPr>
        <w:t>.</w:t>
      </w:r>
      <w:commentRangeEnd w:id="59"/>
      <w:r>
        <w:rPr>
          <w:rStyle w:val="CommentReference"/>
        </w:rPr>
        <w:commentReference w:id="59"/>
      </w:r>
      <w:r w:rsidR="00C31811" w:rsidRPr="34F5D5EE">
        <w:rPr>
          <w:rFonts w:cs="Arial"/>
        </w:rPr>
        <w:t xml:space="preserve"> This technique imputes the missing value of the associated attribute using the mode of the attribute.</w:t>
      </w:r>
    </w:p>
    <w:p w14:paraId="4797FAFC" w14:textId="50F18348" w:rsidR="00C31811" w:rsidRPr="00C31811" w:rsidRDefault="00C31811" w:rsidP="00C31811">
      <w:pPr>
        <w:rPr>
          <w:rFonts w:cs="Arial"/>
          <w:szCs w:val="24"/>
        </w:rPr>
      </w:pPr>
      <w:r w:rsidRPr="00C31811">
        <w:rPr>
          <w:rFonts w:cs="Arial"/>
          <w:szCs w:val="24"/>
        </w:rPr>
        <w:t>The Mode method is considered to be a pre-replacing method, and it can be used with different data types such as numerical or categorical, and with only the MCAR mechanism. It is also considered to be fast and simple to use in contrast to other methods</w:t>
      </w:r>
      <w:commentRangeStart w:id="60"/>
      <w:r w:rsidRPr="00C31811">
        <w:rPr>
          <w:rFonts w:cs="Arial"/>
          <w:szCs w:val="24"/>
        </w:rPr>
        <w:t>.</w:t>
      </w:r>
      <w:commentRangeEnd w:id="60"/>
      <w:r w:rsidR="00931DCE">
        <w:rPr>
          <w:rStyle w:val="CommentReference"/>
        </w:rPr>
        <w:commentReference w:id="60"/>
      </w:r>
    </w:p>
    <w:p w14:paraId="2C846BCA" w14:textId="77777777" w:rsidR="00C31811" w:rsidRPr="000F1FD7" w:rsidRDefault="00C31811" w:rsidP="003D0AB4">
      <w:pPr>
        <w:pStyle w:val="Heading4"/>
      </w:pPr>
      <w:r w:rsidRPr="000F1FD7">
        <w:t>K-Nearest Neighbour (KNN)</w:t>
      </w:r>
    </w:p>
    <w:p w14:paraId="6F2800D7" w14:textId="2BD25D65" w:rsidR="00C31811" w:rsidRPr="00C31811" w:rsidRDefault="00C31811" w:rsidP="00C31811">
      <w:pPr>
        <w:rPr>
          <w:rFonts w:cs="Arial"/>
          <w:szCs w:val="24"/>
        </w:rPr>
      </w:pPr>
      <w:r w:rsidRPr="00C31811">
        <w:rPr>
          <w:rFonts w:cs="Arial"/>
          <w:szCs w:val="24"/>
        </w:rPr>
        <w:t>The K Nearest Neighbour (KNN) algorithm was proposed by Cover and Hart and is regarded as one of the most widely used techniques in data mining. The KNN algorithm is used for data imputation by estimating missing values based on the averages of neighbouring data points that are selected using a distance metric, such as Euclidean distance</w:t>
      </w:r>
      <w:commentRangeStart w:id="61"/>
      <w:r w:rsidRPr="00C31811">
        <w:rPr>
          <w:rFonts w:cs="Arial"/>
          <w:szCs w:val="24"/>
        </w:rPr>
        <w:t>.</w:t>
      </w:r>
      <w:commentRangeEnd w:id="61"/>
      <w:r w:rsidR="00931DCE">
        <w:rPr>
          <w:rStyle w:val="CommentReference"/>
        </w:rPr>
        <w:commentReference w:id="61"/>
      </w:r>
    </w:p>
    <w:p w14:paraId="6CB53DDA" w14:textId="30558E33" w:rsidR="00C31811" w:rsidRPr="00C31811" w:rsidRDefault="00C31811" w:rsidP="34F5D5EE">
      <w:pPr>
        <w:rPr>
          <w:rFonts w:cs="Arial"/>
        </w:rPr>
      </w:pPr>
      <w:r w:rsidRPr="34F5D5EE">
        <w:rPr>
          <w:rFonts w:cs="Arial"/>
        </w:rPr>
        <w:t>KNN provides fast and accurate ways of estimating missing values</w:t>
      </w:r>
      <w:r w:rsidR="35B07F44" w:rsidRPr="34F5D5EE">
        <w:rPr>
          <w:rFonts w:cs="Arial"/>
        </w:rPr>
        <w:t xml:space="preserve">. </w:t>
      </w:r>
      <w:r w:rsidR="00931DCE">
        <w:rPr>
          <w:rFonts w:cs="Arial"/>
        </w:rPr>
        <w:t>I</w:t>
      </w:r>
      <w:r w:rsidRPr="34F5D5EE">
        <w:rPr>
          <w:rFonts w:cs="Arial"/>
        </w:rPr>
        <w:t>n comparison to traditional statistical methods, machine learning methods like KNN have been found to perform better</w:t>
      </w:r>
      <w:commentRangeStart w:id="62"/>
      <w:r w:rsidRPr="34F5D5EE">
        <w:rPr>
          <w:rFonts w:cs="Arial"/>
        </w:rPr>
        <w:t>.</w:t>
      </w:r>
      <w:commentRangeEnd w:id="62"/>
      <w:r w:rsidR="00931DCE">
        <w:rPr>
          <w:rStyle w:val="CommentReference"/>
        </w:rPr>
        <w:commentReference w:id="62"/>
      </w:r>
    </w:p>
    <w:p w14:paraId="092A85EA" w14:textId="5E7EF498" w:rsidR="00C31811" w:rsidRPr="00C31811" w:rsidRDefault="00C31811" w:rsidP="00C31811">
      <w:pPr>
        <w:rPr>
          <w:rFonts w:cs="Arial"/>
          <w:szCs w:val="24"/>
        </w:rPr>
      </w:pPr>
      <w:r w:rsidRPr="00C31811">
        <w:rPr>
          <w:rFonts w:cs="Arial"/>
          <w:szCs w:val="24"/>
        </w:rPr>
        <w:lastRenderedPageBreak/>
        <w:t>In KNN imputation, missing values are replaced with values that correspond to the nearest neighbours, based on Euclidean distance. These missing values are imputed by considering a specified number of instances that are most similar to the instance of interest. The KNN model is regarded as a pre-replacing method, and it can be used with different data types such as numerical, categorical or mixed data, as well as different mechanisms like MCAR, MAR, and MNAR</w:t>
      </w:r>
      <w:commentRangeStart w:id="63"/>
      <w:r w:rsidR="00931DCE">
        <w:rPr>
          <w:rFonts w:cs="Arial"/>
          <w:szCs w:val="24"/>
        </w:rPr>
        <w:t>.</w:t>
      </w:r>
      <w:commentRangeEnd w:id="63"/>
      <w:r w:rsidR="00931DCE">
        <w:rPr>
          <w:rStyle w:val="CommentReference"/>
        </w:rPr>
        <w:commentReference w:id="63"/>
      </w:r>
    </w:p>
    <w:p w14:paraId="3F60193B" w14:textId="7F64F017" w:rsidR="00C31811" w:rsidRPr="000F1FD7" w:rsidRDefault="00C31811" w:rsidP="00EC22D8">
      <w:pPr>
        <w:pStyle w:val="Heading4"/>
      </w:pPr>
      <w:commentRangeStart w:id="64"/>
      <w:r w:rsidRPr="000F1FD7">
        <w:t xml:space="preserve">Multiple Imputation </w:t>
      </w:r>
      <w:commentRangeEnd w:id="64"/>
      <w:r w:rsidR="00931DCE">
        <w:rPr>
          <w:rStyle w:val="CommentReference"/>
          <w:rFonts w:eastAsiaTheme="minorHAnsi" w:cstheme="minorBidi"/>
          <w:b w:val="0"/>
          <w:iCs w:val="0"/>
        </w:rPr>
        <w:commentReference w:id="64"/>
      </w:r>
    </w:p>
    <w:p w14:paraId="0566A5C5" w14:textId="32E40A89" w:rsidR="00C31811" w:rsidRPr="00C31811" w:rsidRDefault="00C31811" w:rsidP="00C31811">
      <w:pPr>
        <w:rPr>
          <w:rFonts w:cs="Arial"/>
          <w:szCs w:val="24"/>
        </w:rPr>
      </w:pPr>
      <w:r w:rsidRPr="00C31811">
        <w:rPr>
          <w:rFonts w:cs="Arial"/>
          <w:szCs w:val="24"/>
        </w:rPr>
        <w:t>This method is similar to Regression imputation; however, instead of having one value as an estimation of the missing data, we have a set of values. Then, these values are analysed using standard statistical methods. In addition to that, multiple imputation restores the natural diversity of the missing values</w:t>
      </w:r>
      <w:r w:rsidR="00931DCE">
        <w:rPr>
          <w:rFonts w:cs="Arial"/>
          <w:szCs w:val="24"/>
        </w:rPr>
        <w:t>.</w:t>
      </w:r>
    </w:p>
    <w:p w14:paraId="4DF23129" w14:textId="77777777" w:rsidR="00C31811" w:rsidRPr="000F1FD7" w:rsidRDefault="00C31811" w:rsidP="00EC22D8">
      <w:pPr>
        <w:pStyle w:val="Heading4"/>
      </w:pPr>
      <w:r w:rsidRPr="000F1FD7">
        <w:t xml:space="preserve">Listwise or case deletion </w:t>
      </w:r>
    </w:p>
    <w:p w14:paraId="5F54CD61" w14:textId="76754D31" w:rsidR="00C31811" w:rsidRPr="00C31811" w:rsidRDefault="00C31811" w:rsidP="00C31811">
      <w:pPr>
        <w:rPr>
          <w:rFonts w:cs="Arial"/>
          <w:szCs w:val="24"/>
        </w:rPr>
      </w:pPr>
      <w:r w:rsidRPr="34F5D5EE">
        <w:rPr>
          <w:rFonts w:cs="Arial"/>
        </w:rPr>
        <w:t>One of the most used approaches when it comes to dealing with missing data. This approach performs best in large datasets with relatively few numbers of missing values. This method fits well with MCAR data and will result in unbiased estimation.</w:t>
      </w:r>
    </w:p>
    <w:p w14:paraId="19D9C974" w14:textId="518F65FC" w:rsidR="00C31811" w:rsidRPr="000F1FD7" w:rsidRDefault="00C31811" w:rsidP="00EC22D8">
      <w:pPr>
        <w:pStyle w:val="Heading4"/>
      </w:pPr>
      <w:commentRangeStart w:id="65"/>
      <w:r w:rsidRPr="000F1FD7">
        <w:t>Missing Values Imputation Using Association Rules</w:t>
      </w:r>
      <w:commentRangeEnd w:id="65"/>
      <w:r w:rsidR="00931DCE">
        <w:rPr>
          <w:rStyle w:val="CommentReference"/>
          <w:rFonts w:eastAsiaTheme="minorHAnsi" w:cstheme="minorBidi"/>
          <w:b w:val="0"/>
          <w:iCs w:val="0"/>
        </w:rPr>
        <w:commentReference w:id="65"/>
      </w:r>
    </w:p>
    <w:p w14:paraId="79A7E4A7" w14:textId="405219D7" w:rsidR="00C31811" w:rsidRDefault="00C31811" w:rsidP="00C31811">
      <w:pPr>
        <w:rPr>
          <w:rFonts w:cs="Arial"/>
        </w:rPr>
      </w:pPr>
      <w:r w:rsidRPr="7A4FCA25">
        <w:rPr>
          <w:rFonts w:cs="Arial"/>
        </w:rPr>
        <w:t>This method is simple probabilistic statement. For example, “IF A=1 AND B=1 THEN C=1” explains the co-occurrence of certain events. The conditional probability is considered as the “confidence” of the rule</w:t>
      </w:r>
      <w:r w:rsidR="00931DCE">
        <w:rPr>
          <w:rFonts w:cs="Arial"/>
        </w:rPr>
        <w:t>.</w:t>
      </w:r>
      <w:r w:rsidRPr="7A4FCA25">
        <w:rPr>
          <w:rFonts w:cs="Arial"/>
        </w:rPr>
        <w:t xml:space="preserve"> The best approach is to generate the association rules with complete data set.  An alternative yet practical approach is to treat the missing values as special values to obtain a complete dataset. Since association rules cannot be easily generated from numeric attributes, this method can be more suitable for symbolic attributes.</w:t>
      </w:r>
    </w:p>
    <w:p w14:paraId="3F374888" w14:textId="22B22724" w:rsidR="00E14BC6" w:rsidRDefault="00E14BC6" w:rsidP="00E14BC6">
      <w:pPr>
        <w:pStyle w:val="Heading2"/>
      </w:pPr>
      <w:bookmarkStart w:id="66" w:name="_Toc160103511"/>
      <w:r>
        <w:t>Assumptions</w:t>
      </w:r>
      <w:bookmarkEnd w:id="66"/>
    </w:p>
    <w:p w14:paraId="61C42467" w14:textId="784D0FDE" w:rsidR="005067CA" w:rsidRPr="008A20F5" w:rsidRDefault="008A20F5" w:rsidP="008A20F5">
      <w:pPr>
        <w:pStyle w:val="ListParagraph"/>
        <w:numPr>
          <w:ilvl w:val="0"/>
          <w:numId w:val="25"/>
        </w:numPr>
        <w:rPr>
          <w:rFonts w:cs="Arial"/>
          <w:szCs w:val="24"/>
        </w:rPr>
      </w:pPr>
      <w:r w:rsidRPr="008A20F5">
        <w:rPr>
          <w:rFonts w:cs="Arial"/>
          <w:szCs w:val="24"/>
        </w:rPr>
        <w:t>T</w:t>
      </w:r>
      <w:r w:rsidR="005067CA" w:rsidRPr="008A20F5">
        <w:rPr>
          <w:rFonts w:cs="Arial"/>
          <w:szCs w:val="24"/>
        </w:rPr>
        <w:t>he presence of missing data in the dataset was explained to be occurred due to human error. As a result, the missing data in the dataset is considered as not related to the variable itself or any observed responses. The missing data is characterised as MCAR for further handling. This mechanism can be applied to datasets with partially recorded attendance.</w:t>
      </w:r>
    </w:p>
    <w:p w14:paraId="3CB57037" w14:textId="77777777" w:rsidR="005067CA" w:rsidRPr="008A20F5" w:rsidRDefault="005067CA" w:rsidP="008A20F5">
      <w:pPr>
        <w:pStyle w:val="ListParagraph"/>
        <w:numPr>
          <w:ilvl w:val="0"/>
          <w:numId w:val="25"/>
        </w:numPr>
        <w:rPr>
          <w:rFonts w:cs="Arial"/>
          <w:szCs w:val="24"/>
        </w:rPr>
      </w:pPr>
      <w:r w:rsidRPr="008A20F5">
        <w:rPr>
          <w:rFonts w:cs="Arial"/>
          <w:szCs w:val="24"/>
        </w:rPr>
        <w:t xml:space="preserve">Another reason for the existence of missing values is the willingness of revealing the actual attendance. Some organisers might not want to reveal the attendance to third parties due to commercial reasons. In such cases, the </w:t>
      </w:r>
      <w:r w:rsidRPr="008A20F5">
        <w:rPr>
          <w:rFonts w:cs="Arial"/>
          <w:szCs w:val="24"/>
        </w:rPr>
        <w:lastRenderedPageBreak/>
        <w:t>missingness could be related to the missing variable. Hence, this type of missing data is considered as MNAR. This mechanism can be applied to the datasets with no attendance recorded.</w:t>
      </w:r>
    </w:p>
    <w:p w14:paraId="179EBDEF" w14:textId="73300011" w:rsidR="005067CA" w:rsidRPr="00C02F62" w:rsidRDefault="00C02F62" w:rsidP="00C02F62">
      <w:pPr>
        <w:pStyle w:val="ListParagraph"/>
        <w:numPr>
          <w:ilvl w:val="0"/>
          <w:numId w:val="25"/>
        </w:numPr>
        <w:rPr>
          <w:rFonts w:cs="Arial"/>
          <w:szCs w:val="24"/>
        </w:rPr>
      </w:pPr>
      <w:r>
        <w:rPr>
          <w:rFonts w:cs="Arial"/>
          <w:szCs w:val="24"/>
        </w:rPr>
        <w:t>I</w:t>
      </w:r>
      <w:r w:rsidR="005067CA" w:rsidRPr="00C02F62">
        <w:rPr>
          <w:rFonts w:cs="Arial"/>
          <w:szCs w:val="24"/>
        </w:rPr>
        <w:t>n some datasets, there were some booking activities registered after the event date. As the project target is to predict the number of bookings until the event date, assuming only those bookings registered on or before the event date were relevant. Any bookings made after the event date are assumed to be for online attendance or online viewing of recorded material. Therefore, these bookings were considered as immaterial and irrelevant in terms of operational considerations.</w:t>
      </w:r>
    </w:p>
    <w:p w14:paraId="006E938D" w14:textId="1ED866B1" w:rsidR="00E14BC6" w:rsidRPr="00E14BC6" w:rsidRDefault="00DF4449" w:rsidP="00DF4449">
      <w:pPr>
        <w:pStyle w:val="ListParagraph"/>
        <w:numPr>
          <w:ilvl w:val="0"/>
          <w:numId w:val="25"/>
        </w:numPr>
      </w:pPr>
      <w:r w:rsidRPr="00DF4449">
        <w:rPr>
          <w:rFonts w:cs="Arial"/>
          <w:szCs w:val="24"/>
        </w:rPr>
        <w:t>A</w:t>
      </w:r>
      <w:r w:rsidR="005067CA" w:rsidRPr="00DF4449">
        <w:rPr>
          <w:rFonts w:cs="Arial"/>
          <w:szCs w:val="24"/>
        </w:rPr>
        <w:t>n assumption is made that the behaviour of the same target audience would be similar. Datasets are grouped and combined based on the same target audience for the imputation purpose.</w:t>
      </w:r>
    </w:p>
    <w:p w14:paraId="348E919E" w14:textId="74907C84" w:rsidR="00C31811" w:rsidRPr="00C31811" w:rsidRDefault="00642418" w:rsidP="00642418">
      <w:pPr>
        <w:pStyle w:val="Heading2"/>
      </w:pPr>
      <w:bookmarkStart w:id="67" w:name="_Toc160103512"/>
      <w:r>
        <w:t>Implementation</w:t>
      </w:r>
      <w:r w:rsidR="00915761">
        <w:t xml:space="preserve"> of Missing Data Handling Techniques</w:t>
      </w:r>
      <w:bookmarkEnd w:id="67"/>
    </w:p>
    <w:p w14:paraId="18B7EA72" w14:textId="77777777" w:rsidR="00C31811" w:rsidRPr="00C31811" w:rsidRDefault="00C31811" w:rsidP="00C31811">
      <w:pPr>
        <w:rPr>
          <w:rFonts w:cs="Arial"/>
          <w:szCs w:val="24"/>
        </w:rPr>
      </w:pPr>
      <w:r w:rsidRPr="00C31811">
        <w:rPr>
          <w:rFonts w:cs="Arial"/>
          <w:szCs w:val="24"/>
        </w:rPr>
        <w:t>After research of the imputation methods was completed, feasible methods were chosen to be implemented in this project. Listwise deletion, Linear regression, Logistic regression, Association Rules, Mode imputation, and the KNN method were discussed.</w:t>
      </w:r>
    </w:p>
    <w:p w14:paraId="62A9D2C1" w14:textId="77777777" w:rsidR="00C31811" w:rsidRPr="00ED2A76" w:rsidRDefault="00C31811" w:rsidP="00915761">
      <w:pPr>
        <w:pStyle w:val="Heading4"/>
      </w:pPr>
      <w:r w:rsidRPr="00ED2A76">
        <w:t>Listwise deletion</w:t>
      </w:r>
    </w:p>
    <w:p w14:paraId="46333701" w14:textId="77777777" w:rsidR="003F1AC3" w:rsidRDefault="00C31811" w:rsidP="00C31811">
      <w:pPr>
        <w:rPr>
          <w:rFonts w:cs="Arial"/>
          <w:szCs w:val="24"/>
        </w:rPr>
      </w:pPr>
      <w:r w:rsidRPr="00C31811">
        <w:rPr>
          <w:rFonts w:cs="Arial"/>
          <w:szCs w:val="24"/>
        </w:rPr>
        <w:t xml:space="preserve">In the received dataset, there are 128 out of 6407 (1.998%) registrations have a creation date later than the event date. As some of the events allowed online access to the event material after the event date, this is the reason why there are registration after the event date. </w:t>
      </w:r>
    </w:p>
    <w:p w14:paraId="280730EC" w14:textId="5A6A9717" w:rsidR="00C31811" w:rsidRPr="00C31811" w:rsidRDefault="00C31811" w:rsidP="00C31811">
      <w:pPr>
        <w:rPr>
          <w:rFonts w:cs="Arial"/>
          <w:szCs w:val="24"/>
        </w:rPr>
      </w:pPr>
      <w:r w:rsidRPr="00C31811">
        <w:rPr>
          <w:rFonts w:cs="Arial"/>
          <w:szCs w:val="24"/>
        </w:rPr>
        <w:t>However, our goal is to predict the registration number till the event date, the missing attendance of those registered after the event is not relevant to main objective. Therefore, these registration data can be omitted from the dataset.</w:t>
      </w:r>
    </w:p>
    <w:p w14:paraId="36EC9C69" w14:textId="77777777" w:rsidR="00C31811" w:rsidRPr="00ED2A76" w:rsidRDefault="23F192A4" w:rsidP="00915761">
      <w:pPr>
        <w:pStyle w:val="Heading4"/>
        <w:rPr>
          <w:szCs w:val="24"/>
        </w:rPr>
      </w:pPr>
      <w:r w:rsidRPr="677B7432">
        <w:t>Linear Regression</w:t>
      </w:r>
    </w:p>
    <w:p w14:paraId="1868120B" w14:textId="77777777" w:rsidR="00EB514C" w:rsidRDefault="30A0B55D" w:rsidP="00915761">
      <w:pPr>
        <w:shd w:val="clear" w:color="auto" w:fill="FFFFFF" w:themeFill="background1"/>
        <w:spacing w:after="0"/>
        <w:ind w:right="-20"/>
        <w:rPr>
          <w:rFonts w:eastAsia="Arial" w:cs="Arial"/>
          <w:color w:val="0D0D0D" w:themeColor="text1" w:themeTint="F2"/>
          <w:szCs w:val="24"/>
        </w:rPr>
      </w:pPr>
      <w:r w:rsidRPr="677B7432">
        <w:rPr>
          <w:rFonts w:eastAsia="Arial" w:cs="Arial"/>
          <w:color w:val="0D0D0D" w:themeColor="text1" w:themeTint="F2"/>
          <w:szCs w:val="24"/>
        </w:rPr>
        <w:t xml:space="preserve">This model is used to predict the percentage of attendees who attend the event. It is trained and tested only on the completed rows of the CSV files. These completed rows are split into 80% for training the model and 20% for testing. </w:t>
      </w:r>
    </w:p>
    <w:p w14:paraId="6D9BAB1B" w14:textId="2261AE4A" w:rsidR="00C31811" w:rsidRPr="00915761" w:rsidRDefault="30A0B55D" w:rsidP="00915761">
      <w:pPr>
        <w:shd w:val="clear" w:color="auto" w:fill="FFFFFF" w:themeFill="background1"/>
        <w:spacing w:after="0"/>
        <w:ind w:right="-20"/>
        <w:rPr>
          <w:rFonts w:eastAsia="Arial" w:cs="Arial"/>
        </w:rPr>
      </w:pPr>
      <w:r w:rsidRPr="677B7432">
        <w:rPr>
          <w:rFonts w:eastAsia="Arial" w:cs="Arial"/>
          <w:color w:val="0D0D0D" w:themeColor="text1" w:themeTint="F2"/>
          <w:szCs w:val="24"/>
        </w:rPr>
        <w:t xml:space="preserve">The number of days until the event date is used as a feature, and the "Percentage Attended" is the target to train the model. Three different metrics are used to evaluate </w:t>
      </w:r>
      <w:r w:rsidRPr="677B7432">
        <w:rPr>
          <w:rFonts w:eastAsia="Arial" w:cs="Arial"/>
          <w:color w:val="0D0D0D" w:themeColor="text1" w:themeTint="F2"/>
          <w:szCs w:val="24"/>
        </w:rPr>
        <w:lastRenderedPageBreak/>
        <w:t xml:space="preserve">the performance of the model: R-squared to measure fit quality, Mean Absolute Error (MAE), and percentage </w:t>
      </w:r>
      <w:r w:rsidR="3FF1B4F2" w:rsidRPr="677B7432">
        <w:rPr>
          <w:rFonts w:eastAsia="Arial" w:cs="Arial"/>
          <w:color w:val="0D0D0D" w:themeColor="text1" w:themeTint="F2"/>
          <w:szCs w:val="24"/>
        </w:rPr>
        <w:t xml:space="preserve">of the </w:t>
      </w:r>
      <w:r w:rsidRPr="677B7432">
        <w:rPr>
          <w:rFonts w:eastAsia="Arial" w:cs="Arial"/>
          <w:color w:val="0D0D0D" w:themeColor="text1" w:themeTint="F2"/>
          <w:szCs w:val="24"/>
        </w:rPr>
        <w:t>relative mean absolute error to measure the accuracy of the model</w:t>
      </w:r>
      <w:r w:rsidR="2841A70E" w:rsidRPr="677B7432">
        <w:rPr>
          <w:rFonts w:eastAsia="Arial" w:cs="Arial"/>
        </w:rPr>
        <w:t>.</w:t>
      </w:r>
    </w:p>
    <w:p w14:paraId="640D0495" w14:textId="2902A67D" w:rsidR="00C31811" w:rsidRPr="00ED2A76" w:rsidRDefault="00C31811" w:rsidP="00B34751">
      <w:pPr>
        <w:pStyle w:val="Heading4"/>
      </w:pPr>
      <w:r w:rsidRPr="4EABC2BC">
        <w:t>Logistic Regression</w:t>
      </w:r>
    </w:p>
    <w:p w14:paraId="6C655DBA" w14:textId="77777777" w:rsidR="006935C8" w:rsidRDefault="00C31811" w:rsidP="00C31811">
      <w:pPr>
        <w:rPr>
          <w:rFonts w:cs="Arial"/>
          <w:szCs w:val="24"/>
        </w:rPr>
      </w:pPr>
      <w:r w:rsidRPr="00C31811">
        <w:rPr>
          <w:rFonts w:cs="Arial"/>
          <w:szCs w:val="24"/>
        </w:rPr>
        <w:t xml:space="preserve">The model would take some feature attribute as the predictors, and calculate the probability of the outcome variable. In the datasets, the model could take the “Date Before Event” and the “Attendee Status” as the predictors to impute the data in the “Atttended” column. </w:t>
      </w:r>
    </w:p>
    <w:p w14:paraId="27445DEA" w14:textId="0062E12E" w:rsidR="00ED2A76" w:rsidRPr="00C31811" w:rsidRDefault="00C31811" w:rsidP="00C31811">
      <w:pPr>
        <w:rPr>
          <w:rFonts w:cs="Arial"/>
          <w:szCs w:val="24"/>
        </w:rPr>
      </w:pPr>
      <w:r w:rsidRPr="00C31811">
        <w:rPr>
          <w:rFonts w:cs="Arial"/>
          <w:szCs w:val="24"/>
        </w:rPr>
        <w:t>It is worth noting that the results produced were of a higher accuracy when combining both “Days Before Event” and “Attendee Status”. However, to unify the approach of all imputation methods, and the approach in future predictions, only the “Days Before Event” was accounted for training the models.</w:t>
      </w:r>
    </w:p>
    <w:p w14:paraId="6161FE96" w14:textId="77777777" w:rsidR="00C31811" w:rsidRPr="00042531" w:rsidRDefault="00C31811" w:rsidP="00A25DDF">
      <w:pPr>
        <w:pStyle w:val="Heading4"/>
      </w:pPr>
      <w:r w:rsidRPr="00042531">
        <w:t xml:space="preserve">Missing Values Imputation Using Association Rules </w:t>
      </w:r>
    </w:p>
    <w:p w14:paraId="0770A3ED" w14:textId="77777777" w:rsidR="00C31811" w:rsidRPr="00C31811" w:rsidRDefault="00C31811" w:rsidP="00C31811">
      <w:pPr>
        <w:rPr>
          <w:rFonts w:cs="Arial"/>
          <w:szCs w:val="24"/>
        </w:rPr>
      </w:pPr>
      <w:r w:rsidRPr="00C31811">
        <w:rPr>
          <w:rFonts w:cs="Arial"/>
          <w:szCs w:val="24"/>
        </w:rPr>
        <w:t>In the received dataset, a booking reference can register on behalf of more than one person. Assuming the attendees tend to attend or not attend the event together with the group, the missing attendance of some of these attendees can be imputed by this rule. By finding the most common attendance value of these group attendees, the missing data can be imputed by the majority value within the group.</w:t>
      </w:r>
    </w:p>
    <w:p w14:paraId="074D7000" w14:textId="77777777" w:rsidR="00C31811" w:rsidRPr="00042531" w:rsidRDefault="00C31811" w:rsidP="000B56BA">
      <w:pPr>
        <w:pStyle w:val="Heading4"/>
      </w:pPr>
      <w:r w:rsidRPr="00042531">
        <w:t>Mode Imputation</w:t>
      </w:r>
    </w:p>
    <w:p w14:paraId="40CE6C9E" w14:textId="77777777" w:rsidR="00C31811" w:rsidRPr="00C31811" w:rsidRDefault="00C31811" w:rsidP="00C31811">
      <w:pPr>
        <w:rPr>
          <w:rFonts w:cs="Arial"/>
          <w:szCs w:val="24"/>
        </w:rPr>
      </w:pPr>
      <w:r w:rsidRPr="00C31811">
        <w:rPr>
          <w:rFonts w:cs="Arial"/>
          <w:szCs w:val="24"/>
        </w:rPr>
        <w:t xml:space="preserve">There are two approaches with the mode imputation. The first method is to impute the missing data with the mode of the whole data set. In all data files, the mode of the target attribute “Attended” is “Yes”. The other method is to separate the dataset by classes, “Attendee Status” in this project. The mode of each class was founded and imputed to the missing values according to the “Attendee Status”. </w:t>
      </w:r>
    </w:p>
    <w:p w14:paraId="4A29C137" w14:textId="77777777" w:rsidR="00C31811" w:rsidRPr="00042531" w:rsidRDefault="00C31811" w:rsidP="00735FE6">
      <w:pPr>
        <w:pStyle w:val="Heading4"/>
      </w:pPr>
      <w:r w:rsidRPr="00042531">
        <w:t>KNN</w:t>
      </w:r>
    </w:p>
    <w:p w14:paraId="77C668A8" w14:textId="41317F40" w:rsidR="006849BE" w:rsidRPr="00C31811" w:rsidRDefault="00C31811" w:rsidP="00C31811">
      <w:pPr>
        <w:rPr>
          <w:rFonts w:cs="Arial"/>
          <w:szCs w:val="24"/>
        </w:rPr>
      </w:pPr>
      <w:r w:rsidRPr="00C31811">
        <w:rPr>
          <w:rFonts w:cs="Arial"/>
          <w:szCs w:val="24"/>
        </w:rPr>
        <w:t>The “Created Date” of the booking activity in each file was compared with the event date and the “DateBeforeEvent” was calculated. The result was passed to the KNN model as a predictor variable for the target variable “Attended”. Therefore, when a new data was passed to the model, it would look to the similar “DateBeforeEvent” and find the majority outcome to impute the missing value.</w:t>
      </w:r>
    </w:p>
    <w:p w14:paraId="6D2CA8E0" w14:textId="32570515" w:rsidR="00C31811" w:rsidRPr="006849BE" w:rsidRDefault="00C31811" w:rsidP="00027E63">
      <w:pPr>
        <w:pStyle w:val="Heading2"/>
      </w:pPr>
      <w:bookmarkStart w:id="68" w:name="_Toc160103513"/>
      <w:r w:rsidRPr="00B1666D">
        <w:lastRenderedPageBreak/>
        <w:t>Limitations</w:t>
      </w:r>
      <w:r w:rsidR="003345F3">
        <w:t xml:space="preserve"> of Different </w:t>
      </w:r>
      <w:r w:rsidR="008B28BD">
        <w:t xml:space="preserve">Missing Data Handling </w:t>
      </w:r>
      <w:r w:rsidR="003345F3">
        <w:t>Techniques</w:t>
      </w:r>
      <w:bookmarkEnd w:id="68"/>
    </w:p>
    <w:p w14:paraId="65579D52" w14:textId="77777777" w:rsidR="00C31811" w:rsidRPr="00042531" w:rsidRDefault="00C31811" w:rsidP="003345F3">
      <w:pPr>
        <w:pStyle w:val="Heading3"/>
      </w:pPr>
      <w:bookmarkStart w:id="69" w:name="_Toc160103514"/>
      <w:r w:rsidRPr="00042531">
        <w:t>Listwise deletion</w:t>
      </w:r>
      <w:bookmarkEnd w:id="69"/>
    </w:p>
    <w:p w14:paraId="5C909553" w14:textId="6E37BD46" w:rsidR="677B7432" w:rsidRPr="003345F3" w:rsidRDefault="23F192A4" w:rsidP="677B7432">
      <w:pPr>
        <w:rPr>
          <w:rFonts w:cs="Arial"/>
          <w:szCs w:val="24"/>
        </w:rPr>
      </w:pPr>
      <w:r w:rsidRPr="677B7432">
        <w:rPr>
          <w:rFonts w:cs="Arial"/>
        </w:rPr>
        <w:t xml:space="preserve">In the received dataset, 128 out of 6407 (1.998%) registrations have a creation date later than the event date. Some of the events allow online access to the event material after the event date. However, our goal is to predict the registration number until the event date; the missing attendance of those registered after the event is not relevant to the main objective. Therefore, these registrations data can be omitted from the dataset. </w:t>
      </w:r>
    </w:p>
    <w:p w14:paraId="172DF47C" w14:textId="77777777" w:rsidR="00C31811" w:rsidRPr="00042531" w:rsidRDefault="00C31811" w:rsidP="003345F3">
      <w:pPr>
        <w:pStyle w:val="Heading3"/>
      </w:pPr>
      <w:bookmarkStart w:id="70" w:name="_Toc160103515"/>
      <w:r w:rsidRPr="00042531">
        <w:t>Linear Regression</w:t>
      </w:r>
      <w:bookmarkEnd w:id="70"/>
    </w:p>
    <w:p w14:paraId="5908EF85" w14:textId="5EE95F54" w:rsidR="00C31811" w:rsidRPr="00C31811" w:rsidRDefault="609F9870" w:rsidP="679CC951">
      <w:pPr>
        <w:rPr>
          <w:rFonts w:cs="Arial"/>
        </w:rPr>
      </w:pPr>
      <w:r w:rsidRPr="677B7432">
        <w:rPr>
          <w:rFonts w:cs="Arial"/>
        </w:rPr>
        <w:t xml:space="preserve">When it comes to evaluating the effectiveness of the linear regression model, R-squared is </w:t>
      </w:r>
      <w:commentRangeStart w:id="71"/>
      <w:r w:rsidR="6BAF8B18" w:rsidRPr="677B7432">
        <w:rPr>
          <w:rFonts w:cs="Arial"/>
        </w:rPr>
        <w:t>used.</w:t>
      </w:r>
      <w:commentRangeEnd w:id="71"/>
      <w:r w:rsidR="481ED667">
        <w:rPr>
          <w:rStyle w:val="CommentReference"/>
        </w:rPr>
        <w:commentReference w:id="71"/>
      </w:r>
      <w:r w:rsidRPr="677B7432">
        <w:rPr>
          <w:rFonts w:cs="Arial"/>
        </w:rPr>
        <w:t xml:space="preserve"> The R-squared value ranges from zero to one. A value close to or equivalent to one indicates that our model fits well. The R-squared values we obtained for our target audience were all below 0.3, indicating the poor performance of the model. </w:t>
      </w:r>
      <w:r w:rsidR="0BE88EB2" w:rsidRPr="677B7432">
        <w:rPr>
          <w:rFonts w:cs="Arial"/>
        </w:rPr>
        <w:t>Which indicate that the</w:t>
      </w:r>
      <w:r w:rsidRPr="677B7432">
        <w:rPr>
          <w:rFonts w:cs="Arial"/>
        </w:rPr>
        <w:t xml:space="preserve"> linear regression is not a suitable method to impute missing data for the 'Attended' column.</w:t>
      </w:r>
      <w:r w:rsidR="29946A24" w:rsidRPr="677B7432">
        <w:rPr>
          <w:rFonts w:cs="Arial"/>
        </w:rPr>
        <w:t xml:space="preserve"> The results for the linear regression R-squared</w:t>
      </w:r>
      <w:r w:rsidR="521F0710" w:rsidRPr="677B7432">
        <w:rPr>
          <w:rFonts w:cs="Arial"/>
        </w:rPr>
        <w:t xml:space="preserve">, Mean Absolute Error and Relative Mean Absolute Error </w:t>
      </w:r>
      <w:r w:rsidR="60A4A5E5" w:rsidRPr="677B7432">
        <w:rPr>
          <w:rFonts w:cs="Arial"/>
        </w:rPr>
        <w:t>percentage</w:t>
      </w:r>
      <w:r w:rsidR="521F0710" w:rsidRPr="677B7432">
        <w:rPr>
          <w:rFonts w:cs="Arial"/>
        </w:rPr>
        <w:t xml:space="preserve"> can b</w:t>
      </w:r>
      <w:r w:rsidR="26C839C0" w:rsidRPr="677B7432">
        <w:rPr>
          <w:rFonts w:cs="Arial"/>
        </w:rPr>
        <w:t xml:space="preserve">e found in the appendix. </w:t>
      </w:r>
    </w:p>
    <w:p w14:paraId="46D99D2E" w14:textId="77777777" w:rsidR="00C31811" w:rsidRPr="00042531" w:rsidRDefault="00C31811" w:rsidP="003345F3">
      <w:pPr>
        <w:pStyle w:val="Heading3"/>
      </w:pPr>
      <w:bookmarkStart w:id="72" w:name="_Toc160103516"/>
      <w:r w:rsidRPr="00042531">
        <w:t>Association Rules</w:t>
      </w:r>
      <w:bookmarkEnd w:id="72"/>
    </w:p>
    <w:p w14:paraId="256FBBB7" w14:textId="77777777" w:rsidR="00C31811" w:rsidRPr="00C31811" w:rsidRDefault="00C31811" w:rsidP="00C31811">
      <w:pPr>
        <w:rPr>
          <w:rFonts w:cs="Arial"/>
          <w:szCs w:val="24"/>
        </w:rPr>
      </w:pPr>
      <w:r w:rsidRPr="00C31811">
        <w:rPr>
          <w:rFonts w:cs="Arial"/>
          <w:szCs w:val="24"/>
        </w:rPr>
        <w:t>In the database, there were 283 of booking references which consisted of 753 attendee references. In these attendee references only 209 missing data could be applied with the rules, which covered 5.33% of the missing data. With the remaining missing data being unhandled, this imputation method is not a feasible method for this project.</w:t>
      </w:r>
    </w:p>
    <w:p w14:paraId="4A811254" w14:textId="77777777" w:rsidR="00C31811" w:rsidRPr="00042531" w:rsidRDefault="00C31811" w:rsidP="003345F3">
      <w:pPr>
        <w:pStyle w:val="Heading3"/>
      </w:pPr>
      <w:bookmarkStart w:id="73" w:name="_Toc160103517"/>
      <w:r w:rsidRPr="00042531">
        <w:t>Mode Imputation</w:t>
      </w:r>
      <w:bookmarkEnd w:id="73"/>
    </w:p>
    <w:p w14:paraId="54A8F8DB" w14:textId="77777777" w:rsidR="00C31811" w:rsidRPr="00C31811" w:rsidRDefault="00C31811" w:rsidP="00C31811">
      <w:pPr>
        <w:rPr>
          <w:rFonts w:cs="Arial"/>
          <w:szCs w:val="24"/>
        </w:rPr>
      </w:pPr>
      <w:r w:rsidRPr="00C31811">
        <w:rPr>
          <w:rFonts w:cs="Arial"/>
          <w:szCs w:val="24"/>
        </w:rPr>
        <w:t>This method was founded not suitable during the implementation, as some datasets were assumed to be MNAR. Bias would be resulted in the imputation as the method did not account for the uncertainty of the missing variable. Nevertheless, there is no sufficient amount of “No” recorded in the datasets, leading to a same mode “Yes” resulted in both the “Attending” and “Cancelled” of the “Attendee Status”.</w:t>
      </w:r>
    </w:p>
    <w:p w14:paraId="715FC950" w14:textId="77777777" w:rsidR="00C31811" w:rsidRPr="004C7545" w:rsidRDefault="00C31811" w:rsidP="008B28BD">
      <w:pPr>
        <w:pStyle w:val="Heading3"/>
      </w:pPr>
      <w:bookmarkStart w:id="74" w:name="_Toc160103518"/>
      <w:r w:rsidRPr="004C7545">
        <w:lastRenderedPageBreak/>
        <w:t>Multiple Imputation</w:t>
      </w:r>
      <w:bookmarkEnd w:id="74"/>
    </w:p>
    <w:p w14:paraId="4984AAF3" w14:textId="03B5C6A8" w:rsidR="679CC951" w:rsidRDefault="481ED667" w:rsidP="679CC951">
      <w:pPr>
        <w:rPr>
          <w:rFonts w:cs="Arial"/>
        </w:rPr>
      </w:pPr>
      <w:r w:rsidRPr="679CC951">
        <w:rPr>
          <w:rFonts w:cs="Arial"/>
        </w:rPr>
        <w:t>Although the chosen methods are suitable for handling the missing data in the project, multiple imputation was recommended when dealing with MNAR data. Due to the time restraint, the implementation of multiple imputation could not be accomplished.</w:t>
      </w:r>
    </w:p>
    <w:p w14:paraId="71F7ADA5" w14:textId="2A1D6806" w:rsidR="2A07218F" w:rsidRDefault="008B28BD" w:rsidP="008B28BD">
      <w:pPr>
        <w:pStyle w:val="Heading2"/>
      </w:pPr>
      <w:bookmarkStart w:id="75" w:name="_Toc160103519"/>
      <w:r>
        <w:t>Results</w:t>
      </w:r>
      <w:bookmarkEnd w:id="75"/>
    </w:p>
    <w:p w14:paraId="429F9C17" w14:textId="77777777" w:rsidR="008B28BD" w:rsidRDefault="00C31811" w:rsidP="00C31811">
      <w:pPr>
        <w:rPr>
          <w:rFonts w:cs="Arial"/>
          <w:szCs w:val="24"/>
        </w:rPr>
      </w:pPr>
      <w:r w:rsidRPr="00C31811">
        <w:rPr>
          <w:rFonts w:cs="Arial"/>
          <w:szCs w:val="24"/>
        </w:rPr>
        <w:t xml:space="preserve">Before starting the imputation process, data processing and cleaning were performed to ensure that the dataset could be used for model training and imputation. Each dataset was read into the pandas data frame for processing in the Python program. </w:t>
      </w:r>
    </w:p>
    <w:p w14:paraId="0B919FE2" w14:textId="77777777" w:rsidR="008B28BD" w:rsidRDefault="00C31811" w:rsidP="00C31811">
      <w:pPr>
        <w:rPr>
          <w:rFonts w:cs="Arial"/>
          <w:szCs w:val="24"/>
        </w:rPr>
      </w:pPr>
      <w:r w:rsidRPr="00C31811">
        <w:rPr>
          <w:rFonts w:cs="Arial"/>
          <w:szCs w:val="24"/>
        </w:rPr>
        <w:t xml:space="preserve">A new column “Date Before Event” representing the number of days from the event day was added, so that we could correlate the date from two events. Since some of the datasets contained plenty of missing data or no data was recorded at all, the dataset was grouped by the type of target audience into three groups: D19 &amp; D21, GP21 &amp; NP21, and SRM22 &amp; SRM23. </w:t>
      </w:r>
    </w:p>
    <w:p w14:paraId="23D87CDB" w14:textId="78D48224" w:rsidR="00C31811" w:rsidRPr="00C31811" w:rsidRDefault="008B28BD" w:rsidP="00C31811">
      <w:pPr>
        <w:rPr>
          <w:rFonts w:cs="Arial"/>
          <w:szCs w:val="24"/>
        </w:rPr>
      </w:pPr>
      <w:r>
        <w:rPr>
          <w:rFonts w:cs="Arial"/>
          <w:szCs w:val="24"/>
        </w:rPr>
        <w:t>Then, a</w:t>
      </w:r>
      <w:r w:rsidR="00C31811" w:rsidRPr="00C31811">
        <w:rPr>
          <w:rFonts w:cs="Arial"/>
          <w:szCs w:val="24"/>
        </w:rPr>
        <w:t>ll datasets were combined together into a single group to impute the missing data in MSE21. Additionally, registrations with a creation date after the event date were removed from the dataset.</w:t>
      </w:r>
    </w:p>
    <w:p w14:paraId="1EB0F367" w14:textId="77777777" w:rsidR="008B28BD" w:rsidRDefault="00C31811" w:rsidP="00C31811">
      <w:pPr>
        <w:rPr>
          <w:rFonts w:cs="Arial"/>
          <w:szCs w:val="24"/>
        </w:rPr>
      </w:pPr>
      <w:r w:rsidRPr="00C31811">
        <w:rPr>
          <w:rFonts w:cs="Arial"/>
          <w:szCs w:val="24"/>
        </w:rPr>
        <w:t xml:space="preserve">The k value of the KNN model needed to be determined before training the imputation models. A parameter test was conducted to determine which value provides the best accuracy score. </w:t>
      </w:r>
    </w:p>
    <w:p w14:paraId="433AA80A" w14:textId="6CAF5DDE" w:rsidR="00C31811" w:rsidRPr="00C31811" w:rsidRDefault="00C31811" w:rsidP="00C31811">
      <w:pPr>
        <w:rPr>
          <w:rFonts w:cs="Arial"/>
          <w:szCs w:val="24"/>
        </w:rPr>
      </w:pPr>
      <w:r w:rsidRPr="00C31811">
        <w:rPr>
          <w:rFonts w:cs="Arial"/>
          <w:szCs w:val="24"/>
        </w:rPr>
        <w:t xml:space="preserve">After finalising the parameters for the imputation models, the data in each dataset was split into 80% training data and 20% testing data. The 80% training data was fitted into the model to train up for the imputation and the performance of the models was tested with the 20% testing data.  </w:t>
      </w:r>
      <w:commentRangeStart w:id="76"/>
      <w:r w:rsidRPr="00C31811">
        <w:rPr>
          <w:rFonts w:cs="Arial"/>
          <w:szCs w:val="24"/>
        </w:rPr>
        <w:t xml:space="preserve">F1 Score  </w:t>
      </w:r>
      <w:commentRangeEnd w:id="76"/>
      <w:r w:rsidR="00263ABE">
        <w:rPr>
          <w:rStyle w:val="CommentReference"/>
        </w:rPr>
        <w:commentReference w:id="76"/>
      </w:r>
      <w:r w:rsidRPr="00C31811">
        <w:rPr>
          <w:rFonts w:cs="Arial"/>
          <w:szCs w:val="24"/>
        </w:rPr>
        <w:t xml:space="preserve">and </w:t>
      </w:r>
      <w:commentRangeStart w:id="77"/>
      <w:r w:rsidRPr="00C31811">
        <w:rPr>
          <w:rFonts w:cs="Arial"/>
          <w:szCs w:val="24"/>
        </w:rPr>
        <w:t>accuracy</w:t>
      </w:r>
      <w:commentRangeEnd w:id="77"/>
      <w:r w:rsidR="00375EF4">
        <w:rPr>
          <w:rStyle w:val="CommentReference"/>
        </w:rPr>
        <w:commentReference w:id="77"/>
      </w:r>
      <w:r w:rsidRPr="00C31811">
        <w:rPr>
          <w:rFonts w:cs="Arial"/>
          <w:szCs w:val="24"/>
        </w:rPr>
        <w:t xml:space="preserve">  were used to evaluate the performance of the missing data imputation.</w:t>
      </w:r>
    </w:p>
    <w:p w14:paraId="2EA61B60" w14:textId="77777777" w:rsidR="008B28BD" w:rsidRDefault="481ED667" w:rsidP="00C31811">
      <w:pPr>
        <w:rPr>
          <w:rFonts w:cs="Arial"/>
        </w:rPr>
      </w:pPr>
      <w:r w:rsidRPr="679CC951">
        <w:rPr>
          <w:rFonts w:cs="Arial"/>
        </w:rPr>
        <w:t xml:space="preserve">There was an imbalance of “Yes”/ “No” values in the datasets, where the numbers of “Yes” were more than “No”. Therefore, the SMOTE method was implemented to oversample the datasets and balance the amount of “Yes” and “No”. </w:t>
      </w:r>
    </w:p>
    <w:p w14:paraId="6D0928D4" w14:textId="7762EFA5" w:rsidR="679CC951" w:rsidRDefault="481ED667" w:rsidP="679CC951">
      <w:pPr>
        <w:rPr>
          <w:rFonts w:cs="Arial"/>
        </w:rPr>
      </w:pPr>
      <w:r w:rsidRPr="679CC951">
        <w:rPr>
          <w:rFonts w:cs="Arial"/>
        </w:rPr>
        <w:t>The method generated dummy data of “No”, so that a balanced training dataset could be fitted to the models. Then, the performance of the models was tested again.</w:t>
      </w:r>
    </w:p>
    <w:p w14:paraId="1607BD19" w14:textId="28AB7684" w:rsidR="00EE0B54" w:rsidRDefault="00EE0B54" w:rsidP="679CC951">
      <w:r>
        <w:rPr>
          <w:rFonts w:cs="Arial"/>
        </w:rPr>
        <w:t>The following table shows the perform</w:t>
      </w:r>
      <w:r w:rsidR="00992D4C">
        <w:rPr>
          <w:rFonts w:cs="Arial"/>
        </w:rPr>
        <w:t xml:space="preserve">ance of the </w:t>
      </w:r>
      <w:r w:rsidR="005C283E">
        <w:rPr>
          <w:rFonts w:cs="Arial"/>
        </w:rPr>
        <w:t>logistic regression and KNN method</w:t>
      </w:r>
      <w:r w:rsidR="00F8335A">
        <w:rPr>
          <w:rFonts w:cs="Arial"/>
        </w:rPr>
        <w:t xml:space="preserve"> after implementing SMOTE.</w:t>
      </w:r>
    </w:p>
    <w:tbl>
      <w:tblPr>
        <w:tblStyle w:val="TableGrid"/>
        <w:tblW w:w="0" w:type="auto"/>
        <w:tblLayout w:type="fixed"/>
        <w:tblLook w:val="06A0" w:firstRow="1" w:lastRow="0" w:firstColumn="1" w:lastColumn="0" w:noHBand="1" w:noVBand="1"/>
      </w:tblPr>
      <w:tblGrid>
        <w:gridCol w:w="1435"/>
        <w:gridCol w:w="1260"/>
        <w:gridCol w:w="990"/>
        <w:gridCol w:w="1440"/>
        <w:gridCol w:w="270"/>
        <w:gridCol w:w="1260"/>
        <w:gridCol w:w="990"/>
        <w:gridCol w:w="1370"/>
      </w:tblGrid>
      <w:tr w:rsidR="003A6423" w:rsidRPr="00F8335A" w14:paraId="47220CBF" w14:textId="77777777" w:rsidTr="00796D52">
        <w:trPr>
          <w:trHeight w:val="300"/>
        </w:trPr>
        <w:tc>
          <w:tcPr>
            <w:tcW w:w="1435" w:type="dxa"/>
            <w:vAlign w:val="center"/>
          </w:tcPr>
          <w:p w14:paraId="215032A5" w14:textId="77777777" w:rsidR="003A6423" w:rsidRPr="00F8335A" w:rsidRDefault="003A6423" w:rsidP="00F8335A">
            <w:pPr>
              <w:jc w:val="center"/>
              <w:rPr>
                <w:rFonts w:cs="Arial"/>
                <w:szCs w:val="24"/>
              </w:rPr>
            </w:pPr>
          </w:p>
        </w:tc>
        <w:tc>
          <w:tcPr>
            <w:tcW w:w="3690" w:type="dxa"/>
            <w:gridSpan w:val="3"/>
            <w:vAlign w:val="center"/>
          </w:tcPr>
          <w:p w14:paraId="1CB398EB" w14:textId="77777777" w:rsidR="003A6423" w:rsidRPr="00F8335A" w:rsidRDefault="003A6423" w:rsidP="00F8335A">
            <w:pPr>
              <w:ind w:left="-20" w:right="-20"/>
              <w:jc w:val="center"/>
              <w:rPr>
                <w:rFonts w:cs="Arial"/>
                <w:b/>
                <w:bCs/>
                <w:szCs w:val="24"/>
              </w:rPr>
            </w:pPr>
            <w:r w:rsidRPr="00F8335A">
              <w:rPr>
                <w:rFonts w:eastAsia="Calibri" w:cs="Arial"/>
                <w:b/>
                <w:bCs/>
                <w:szCs w:val="24"/>
              </w:rPr>
              <w:t>Logistic Regression</w:t>
            </w:r>
          </w:p>
        </w:tc>
        <w:tc>
          <w:tcPr>
            <w:tcW w:w="270" w:type="dxa"/>
            <w:vMerge w:val="restart"/>
            <w:vAlign w:val="center"/>
          </w:tcPr>
          <w:p w14:paraId="30FE32F5" w14:textId="77777777" w:rsidR="003A6423" w:rsidRPr="00F8335A" w:rsidRDefault="003A6423" w:rsidP="00E87287">
            <w:pPr>
              <w:rPr>
                <w:rFonts w:cs="Arial"/>
                <w:b/>
                <w:bCs/>
                <w:szCs w:val="24"/>
              </w:rPr>
            </w:pPr>
          </w:p>
        </w:tc>
        <w:tc>
          <w:tcPr>
            <w:tcW w:w="3620" w:type="dxa"/>
            <w:gridSpan w:val="3"/>
            <w:vAlign w:val="center"/>
          </w:tcPr>
          <w:p w14:paraId="22F5B4B3" w14:textId="77777777" w:rsidR="003A6423" w:rsidRPr="00F8335A" w:rsidRDefault="003A6423" w:rsidP="00F8335A">
            <w:pPr>
              <w:ind w:left="-20" w:right="-20"/>
              <w:jc w:val="center"/>
              <w:rPr>
                <w:rFonts w:cs="Arial"/>
                <w:b/>
                <w:bCs/>
                <w:szCs w:val="24"/>
              </w:rPr>
            </w:pPr>
            <w:r w:rsidRPr="00F8335A">
              <w:rPr>
                <w:rFonts w:eastAsia="Calibri" w:cs="Arial"/>
                <w:b/>
                <w:bCs/>
                <w:szCs w:val="24"/>
              </w:rPr>
              <w:t>KNN Method</w:t>
            </w:r>
          </w:p>
        </w:tc>
      </w:tr>
      <w:tr w:rsidR="00023492" w:rsidRPr="00F8335A" w14:paraId="00771D9A" w14:textId="77777777" w:rsidTr="00796D52">
        <w:trPr>
          <w:trHeight w:val="300"/>
        </w:trPr>
        <w:tc>
          <w:tcPr>
            <w:tcW w:w="1435" w:type="dxa"/>
            <w:vAlign w:val="center"/>
          </w:tcPr>
          <w:p w14:paraId="004FCD70" w14:textId="77777777" w:rsidR="003A6423" w:rsidRPr="00550E62" w:rsidRDefault="003A6423" w:rsidP="00F8335A">
            <w:pPr>
              <w:ind w:left="-20" w:right="-20"/>
              <w:jc w:val="center"/>
              <w:rPr>
                <w:rFonts w:cs="Arial"/>
                <w:b/>
                <w:bCs/>
                <w:szCs w:val="24"/>
              </w:rPr>
            </w:pPr>
            <w:r w:rsidRPr="00550E62">
              <w:rPr>
                <w:rFonts w:eastAsia="Calibri" w:cs="Arial"/>
                <w:b/>
                <w:bCs/>
                <w:szCs w:val="24"/>
              </w:rPr>
              <w:t>Target Audience</w:t>
            </w:r>
          </w:p>
        </w:tc>
        <w:tc>
          <w:tcPr>
            <w:tcW w:w="1260" w:type="dxa"/>
            <w:vAlign w:val="center"/>
          </w:tcPr>
          <w:p w14:paraId="1088F132" w14:textId="77777777" w:rsidR="003A6423" w:rsidRPr="00550E62" w:rsidRDefault="003A6423" w:rsidP="00F8335A">
            <w:pPr>
              <w:ind w:left="-20" w:right="-20"/>
              <w:jc w:val="center"/>
              <w:rPr>
                <w:rFonts w:cs="Arial"/>
                <w:b/>
                <w:bCs/>
                <w:szCs w:val="24"/>
              </w:rPr>
            </w:pPr>
            <w:r w:rsidRPr="00550E62">
              <w:rPr>
                <w:rFonts w:eastAsia="Calibri" w:cs="Arial"/>
                <w:b/>
                <w:bCs/>
                <w:szCs w:val="24"/>
              </w:rPr>
              <w:t>Accuracy</w:t>
            </w:r>
          </w:p>
        </w:tc>
        <w:tc>
          <w:tcPr>
            <w:tcW w:w="990" w:type="dxa"/>
            <w:vAlign w:val="center"/>
          </w:tcPr>
          <w:p w14:paraId="7099C4C8" w14:textId="77777777" w:rsidR="003A6423" w:rsidRPr="00550E62" w:rsidRDefault="003A6423" w:rsidP="00F8335A">
            <w:pPr>
              <w:ind w:left="-20" w:right="-20"/>
              <w:jc w:val="center"/>
              <w:rPr>
                <w:rFonts w:cs="Arial"/>
                <w:b/>
                <w:bCs/>
                <w:szCs w:val="24"/>
              </w:rPr>
            </w:pPr>
            <w:r w:rsidRPr="00550E62">
              <w:rPr>
                <w:rFonts w:eastAsia="Calibri" w:cs="Arial"/>
                <w:b/>
                <w:bCs/>
                <w:szCs w:val="24"/>
              </w:rPr>
              <w:t>F1</w:t>
            </w:r>
          </w:p>
        </w:tc>
        <w:tc>
          <w:tcPr>
            <w:tcW w:w="1440" w:type="dxa"/>
            <w:tcBorders>
              <w:bottom w:val="single" w:sz="4" w:space="0" w:color="000000" w:themeColor="text1"/>
            </w:tcBorders>
            <w:vAlign w:val="center"/>
          </w:tcPr>
          <w:p w14:paraId="561F2F03" w14:textId="77777777" w:rsidR="003A6423" w:rsidRPr="00550E62" w:rsidRDefault="003A6423" w:rsidP="00F8335A">
            <w:pPr>
              <w:ind w:left="-20" w:right="-20"/>
              <w:jc w:val="center"/>
              <w:rPr>
                <w:rFonts w:cs="Arial"/>
                <w:b/>
                <w:bCs/>
                <w:szCs w:val="24"/>
              </w:rPr>
            </w:pPr>
            <w:r w:rsidRPr="00550E62">
              <w:rPr>
                <w:rFonts w:eastAsia="Calibri" w:cs="Arial"/>
                <w:b/>
                <w:bCs/>
                <w:szCs w:val="24"/>
              </w:rPr>
              <w:t>Confusion Matrix</w:t>
            </w:r>
          </w:p>
        </w:tc>
        <w:tc>
          <w:tcPr>
            <w:tcW w:w="270" w:type="dxa"/>
            <w:vMerge/>
            <w:vAlign w:val="center"/>
          </w:tcPr>
          <w:p w14:paraId="055B69F9" w14:textId="77777777" w:rsidR="003A6423" w:rsidRPr="00550E62" w:rsidRDefault="003A6423" w:rsidP="00F8335A">
            <w:pPr>
              <w:jc w:val="center"/>
              <w:rPr>
                <w:rFonts w:cs="Arial"/>
                <w:b/>
                <w:bCs/>
                <w:szCs w:val="24"/>
              </w:rPr>
            </w:pPr>
          </w:p>
        </w:tc>
        <w:tc>
          <w:tcPr>
            <w:tcW w:w="1260" w:type="dxa"/>
            <w:vAlign w:val="center"/>
          </w:tcPr>
          <w:p w14:paraId="1EFD2DCE" w14:textId="77777777" w:rsidR="003A6423" w:rsidRPr="00550E62" w:rsidRDefault="003A6423" w:rsidP="00F8335A">
            <w:pPr>
              <w:ind w:left="-20" w:right="-20"/>
              <w:jc w:val="center"/>
              <w:rPr>
                <w:rFonts w:cs="Arial"/>
                <w:b/>
                <w:bCs/>
                <w:szCs w:val="24"/>
              </w:rPr>
            </w:pPr>
            <w:r w:rsidRPr="00550E62">
              <w:rPr>
                <w:rFonts w:eastAsia="Calibri" w:cs="Arial"/>
                <w:b/>
                <w:bCs/>
                <w:szCs w:val="24"/>
              </w:rPr>
              <w:t>Accuracy</w:t>
            </w:r>
          </w:p>
        </w:tc>
        <w:tc>
          <w:tcPr>
            <w:tcW w:w="990" w:type="dxa"/>
            <w:vAlign w:val="center"/>
          </w:tcPr>
          <w:p w14:paraId="71D30216" w14:textId="77777777" w:rsidR="003A6423" w:rsidRPr="00550E62" w:rsidRDefault="003A6423" w:rsidP="00F8335A">
            <w:pPr>
              <w:ind w:left="-20" w:right="-20"/>
              <w:jc w:val="center"/>
              <w:rPr>
                <w:rFonts w:cs="Arial"/>
                <w:b/>
                <w:bCs/>
                <w:szCs w:val="24"/>
              </w:rPr>
            </w:pPr>
            <w:r w:rsidRPr="00550E62">
              <w:rPr>
                <w:rFonts w:eastAsia="Calibri" w:cs="Arial"/>
                <w:b/>
                <w:bCs/>
                <w:szCs w:val="24"/>
              </w:rPr>
              <w:t>F1</w:t>
            </w:r>
          </w:p>
        </w:tc>
        <w:tc>
          <w:tcPr>
            <w:tcW w:w="1370" w:type="dxa"/>
            <w:tcBorders>
              <w:bottom w:val="single" w:sz="4" w:space="0" w:color="000000" w:themeColor="text1"/>
            </w:tcBorders>
            <w:vAlign w:val="center"/>
          </w:tcPr>
          <w:p w14:paraId="4704066B" w14:textId="77777777" w:rsidR="003A6423" w:rsidRPr="00550E62" w:rsidRDefault="003A6423" w:rsidP="00F8335A">
            <w:pPr>
              <w:ind w:left="-20" w:right="-20"/>
              <w:jc w:val="center"/>
              <w:rPr>
                <w:rFonts w:cs="Arial"/>
                <w:b/>
                <w:bCs/>
                <w:szCs w:val="24"/>
              </w:rPr>
            </w:pPr>
            <w:r w:rsidRPr="00550E62">
              <w:rPr>
                <w:rFonts w:eastAsia="Calibri" w:cs="Arial"/>
                <w:b/>
                <w:bCs/>
                <w:szCs w:val="24"/>
              </w:rPr>
              <w:t>Confusion Matrix</w:t>
            </w:r>
          </w:p>
        </w:tc>
      </w:tr>
      <w:tr w:rsidR="00023492" w:rsidRPr="00F8335A" w14:paraId="7DBD4740" w14:textId="77777777" w:rsidTr="00796D52">
        <w:trPr>
          <w:trHeight w:val="300"/>
        </w:trPr>
        <w:tc>
          <w:tcPr>
            <w:tcW w:w="1435" w:type="dxa"/>
            <w:vMerge w:val="restart"/>
            <w:vAlign w:val="center"/>
          </w:tcPr>
          <w:p w14:paraId="74B7518B" w14:textId="77777777" w:rsidR="003A6423" w:rsidRPr="00F8335A" w:rsidRDefault="003A6423" w:rsidP="00F8335A">
            <w:pPr>
              <w:ind w:left="-20" w:right="-20"/>
              <w:jc w:val="center"/>
              <w:rPr>
                <w:rFonts w:cs="Arial"/>
                <w:szCs w:val="24"/>
              </w:rPr>
            </w:pPr>
            <w:r w:rsidRPr="00F8335A">
              <w:rPr>
                <w:rFonts w:eastAsia="Calibri" w:cs="Arial"/>
                <w:szCs w:val="24"/>
              </w:rPr>
              <w:t>All</w:t>
            </w:r>
          </w:p>
        </w:tc>
        <w:tc>
          <w:tcPr>
            <w:tcW w:w="1260" w:type="dxa"/>
            <w:vMerge w:val="restart"/>
            <w:vAlign w:val="center"/>
          </w:tcPr>
          <w:p w14:paraId="37C02EF8" w14:textId="77777777" w:rsidR="003A6423" w:rsidRPr="00F8335A" w:rsidRDefault="003A6423" w:rsidP="00F8335A">
            <w:pPr>
              <w:ind w:left="-20" w:right="-20"/>
              <w:jc w:val="center"/>
              <w:rPr>
                <w:rFonts w:cs="Arial"/>
                <w:szCs w:val="24"/>
              </w:rPr>
            </w:pPr>
            <w:r w:rsidRPr="00F8335A">
              <w:rPr>
                <w:rFonts w:eastAsia="Calibri" w:cs="Arial"/>
                <w:szCs w:val="24"/>
              </w:rPr>
              <w:t>57.32%</w:t>
            </w:r>
          </w:p>
        </w:tc>
        <w:tc>
          <w:tcPr>
            <w:tcW w:w="990" w:type="dxa"/>
            <w:vMerge w:val="restart"/>
            <w:tcBorders>
              <w:right w:val="single" w:sz="4" w:space="0" w:color="000000" w:themeColor="text1"/>
            </w:tcBorders>
            <w:vAlign w:val="center"/>
          </w:tcPr>
          <w:p w14:paraId="62D6ADA5" w14:textId="77777777" w:rsidR="003A6423" w:rsidRPr="00F8335A" w:rsidRDefault="003A6423" w:rsidP="00F8335A">
            <w:pPr>
              <w:ind w:left="-20" w:right="-20"/>
              <w:jc w:val="center"/>
              <w:rPr>
                <w:rFonts w:cs="Arial"/>
                <w:szCs w:val="24"/>
              </w:rPr>
            </w:pPr>
            <w:r w:rsidRPr="00F8335A">
              <w:rPr>
                <w:rFonts w:eastAsia="Calibri" w:cs="Arial"/>
                <w:szCs w:val="24"/>
              </w:rPr>
              <w:t>70.22%</w:t>
            </w:r>
          </w:p>
        </w:tc>
        <w:tc>
          <w:tcPr>
            <w:tcW w:w="1440" w:type="dxa"/>
            <w:tcBorders>
              <w:top w:val="single" w:sz="4" w:space="0" w:color="000000" w:themeColor="text1"/>
              <w:left w:val="single" w:sz="4" w:space="0" w:color="000000" w:themeColor="text1"/>
              <w:bottom w:val="none" w:sz="4" w:space="0" w:color="000000" w:themeColor="text1"/>
              <w:right w:val="single" w:sz="4" w:space="0" w:color="000000" w:themeColor="text1"/>
            </w:tcBorders>
            <w:vAlign w:val="center"/>
          </w:tcPr>
          <w:p w14:paraId="60D06CB4" w14:textId="77777777" w:rsidR="003A6423" w:rsidRPr="00F8335A" w:rsidRDefault="003A6423" w:rsidP="00F8335A">
            <w:pPr>
              <w:ind w:left="-20" w:right="-20"/>
              <w:jc w:val="center"/>
              <w:rPr>
                <w:rFonts w:cs="Arial"/>
                <w:szCs w:val="24"/>
              </w:rPr>
            </w:pPr>
            <w:r w:rsidRPr="00F8335A">
              <w:rPr>
                <w:rFonts w:eastAsia="Calibri" w:cs="Arial"/>
                <w:szCs w:val="24"/>
              </w:rPr>
              <w:t>[33,56]</w:t>
            </w:r>
          </w:p>
        </w:tc>
        <w:tc>
          <w:tcPr>
            <w:tcW w:w="270" w:type="dxa"/>
            <w:vMerge/>
            <w:vAlign w:val="center"/>
          </w:tcPr>
          <w:p w14:paraId="36E72675" w14:textId="77777777" w:rsidR="003A6423" w:rsidRPr="00F8335A" w:rsidRDefault="003A6423" w:rsidP="00F8335A">
            <w:pPr>
              <w:jc w:val="center"/>
              <w:rPr>
                <w:rFonts w:cs="Arial"/>
                <w:szCs w:val="24"/>
              </w:rPr>
            </w:pPr>
          </w:p>
        </w:tc>
        <w:tc>
          <w:tcPr>
            <w:tcW w:w="1260" w:type="dxa"/>
            <w:vMerge w:val="restart"/>
            <w:vAlign w:val="center"/>
          </w:tcPr>
          <w:p w14:paraId="5CBB3403" w14:textId="77777777" w:rsidR="003A6423" w:rsidRPr="00F8335A" w:rsidRDefault="003A6423" w:rsidP="00F8335A">
            <w:pPr>
              <w:ind w:left="-20" w:right="-20"/>
              <w:jc w:val="center"/>
              <w:rPr>
                <w:rFonts w:cs="Arial"/>
                <w:szCs w:val="24"/>
              </w:rPr>
            </w:pPr>
            <w:r w:rsidRPr="00F8335A">
              <w:rPr>
                <w:rFonts w:eastAsia="Calibri" w:cs="Arial"/>
                <w:szCs w:val="24"/>
              </w:rPr>
              <w:t>67.09%</w:t>
            </w:r>
          </w:p>
        </w:tc>
        <w:tc>
          <w:tcPr>
            <w:tcW w:w="990" w:type="dxa"/>
            <w:vMerge w:val="restart"/>
            <w:tcBorders>
              <w:right w:val="single" w:sz="4" w:space="0" w:color="000000" w:themeColor="text1"/>
            </w:tcBorders>
            <w:vAlign w:val="center"/>
          </w:tcPr>
          <w:p w14:paraId="14C74B4E" w14:textId="77777777" w:rsidR="003A6423" w:rsidRPr="00F8335A" w:rsidRDefault="003A6423" w:rsidP="00F8335A">
            <w:pPr>
              <w:ind w:left="-20" w:right="-20"/>
              <w:jc w:val="center"/>
              <w:rPr>
                <w:rFonts w:cs="Arial"/>
                <w:szCs w:val="24"/>
              </w:rPr>
            </w:pPr>
            <w:r w:rsidRPr="00F8335A">
              <w:rPr>
                <w:rFonts w:eastAsia="Calibri" w:cs="Arial"/>
                <w:szCs w:val="24"/>
              </w:rPr>
              <w:t>77.95%</w:t>
            </w:r>
          </w:p>
        </w:tc>
        <w:tc>
          <w:tcPr>
            <w:tcW w:w="1370" w:type="dxa"/>
            <w:tcBorders>
              <w:top w:val="single" w:sz="4" w:space="0" w:color="000000" w:themeColor="text1"/>
              <w:left w:val="single" w:sz="4" w:space="0" w:color="000000" w:themeColor="text1"/>
              <w:bottom w:val="none" w:sz="4" w:space="0" w:color="000000" w:themeColor="text1"/>
              <w:right w:val="single" w:sz="4" w:space="0" w:color="000000" w:themeColor="text1"/>
            </w:tcBorders>
            <w:vAlign w:val="center"/>
          </w:tcPr>
          <w:p w14:paraId="3CA0BE9C" w14:textId="77777777" w:rsidR="003A6423" w:rsidRPr="00F8335A" w:rsidRDefault="003A6423" w:rsidP="00F8335A">
            <w:pPr>
              <w:ind w:left="-20" w:right="-20"/>
              <w:jc w:val="center"/>
              <w:rPr>
                <w:rFonts w:cs="Arial"/>
                <w:szCs w:val="24"/>
              </w:rPr>
            </w:pPr>
            <w:r w:rsidRPr="00F8335A">
              <w:rPr>
                <w:rFonts w:eastAsia="Calibri" w:cs="Arial"/>
                <w:szCs w:val="24"/>
              </w:rPr>
              <w:t>[42,35]</w:t>
            </w:r>
          </w:p>
        </w:tc>
      </w:tr>
      <w:tr w:rsidR="00023492" w:rsidRPr="00F8335A" w14:paraId="5FFB7F6D" w14:textId="77777777" w:rsidTr="00796D52">
        <w:trPr>
          <w:trHeight w:val="300"/>
        </w:trPr>
        <w:tc>
          <w:tcPr>
            <w:tcW w:w="1435" w:type="dxa"/>
            <w:vMerge/>
            <w:vAlign w:val="center"/>
          </w:tcPr>
          <w:p w14:paraId="6163679F" w14:textId="77777777" w:rsidR="003A6423" w:rsidRPr="00F8335A" w:rsidRDefault="003A6423" w:rsidP="00F8335A">
            <w:pPr>
              <w:jc w:val="center"/>
              <w:rPr>
                <w:rFonts w:cs="Arial"/>
                <w:szCs w:val="24"/>
              </w:rPr>
            </w:pPr>
          </w:p>
        </w:tc>
        <w:tc>
          <w:tcPr>
            <w:tcW w:w="1260" w:type="dxa"/>
            <w:vMerge/>
            <w:vAlign w:val="center"/>
          </w:tcPr>
          <w:p w14:paraId="3D8B24E4" w14:textId="77777777" w:rsidR="003A6423" w:rsidRPr="00F8335A" w:rsidRDefault="003A6423" w:rsidP="00F8335A">
            <w:pPr>
              <w:jc w:val="center"/>
              <w:rPr>
                <w:rFonts w:cs="Arial"/>
                <w:szCs w:val="24"/>
              </w:rPr>
            </w:pPr>
          </w:p>
        </w:tc>
        <w:tc>
          <w:tcPr>
            <w:tcW w:w="990" w:type="dxa"/>
            <w:vMerge/>
            <w:vAlign w:val="center"/>
          </w:tcPr>
          <w:p w14:paraId="1E130869" w14:textId="77777777" w:rsidR="003A6423" w:rsidRPr="00F8335A" w:rsidRDefault="003A6423" w:rsidP="00F8335A">
            <w:pPr>
              <w:jc w:val="center"/>
              <w:rPr>
                <w:rFonts w:cs="Arial"/>
                <w:szCs w:val="24"/>
              </w:rPr>
            </w:pPr>
          </w:p>
        </w:tc>
        <w:tc>
          <w:tcPr>
            <w:tcW w:w="1440" w:type="dxa"/>
            <w:tcBorders>
              <w:top w:val="none" w:sz="4" w:space="0" w:color="000000" w:themeColor="text1"/>
              <w:left w:val="single" w:sz="4" w:space="0" w:color="000000" w:themeColor="text1"/>
              <w:bottom w:val="single" w:sz="4" w:space="0" w:color="000000" w:themeColor="text1"/>
              <w:right w:val="single" w:sz="4" w:space="0" w:color="000000" w:themeColor="text1"/>
            </w:tcBorders>
            <w:vAlign w:val="center"/>
          </w:tcPr>
          <w:p w14:paraId="5B3665DB" w14:textId="77777777" w:rsidR="003A6423" w:rsidRPr="00F8335A" w:rsidRDefault="003A6423" w:rsidP="00F8335A">
            <w:pPr>
              <w:ind w:left="-20" w:right="-20"/>
              <w:jc w:val="center"/>
              <w:rPr>
                <w:rFonts w:cs="Arial"/>
                <w:szCs w:val="24"/>
              </w:rPr>
            </w:pPr>
            <w:r w:rsidRPr="00F8335A">
              <w:rPr>
                <w:rFonts w:eastAsia="Calibri" w:cs="Arial"/>
                <w:szCs w:val="24"/>
              </w:rPr>
              <w:t>[145,237]</w:t>
            </w:r>
          </w:p>
        </w:tc>
        <w:tc>
          <w:tcPr>
            <w:tcW w:w="270" w:type="dxa"/>
            <w:vMerge/>
            <w:vAlign w:val="center"/>
          </w:tcPr>
          <w:p w14:paraId="50EE67DC" w14:textId="77777777" w:rsidR="003A6423" w:rsidRPr="00F8335A" w:rsidRDefault="003A6423" w:rsidP="00F8335A">
            <w:pPr>
              <w:jc w:val="center"/>
              <w:rPr>
                <w:rFonts w:cs="Arial"/>
                <w:szCs w:val="24"/>
              </w:rPr>
            </w:pPr>
          </w:p>
        </w:tc>
        <w:tc>
          <w:tcPr>
            <w:tcW w:w="1260" w:type="dxa"/>
            <w:vMerge/>
            <w:vAlign w:val="center"/>
          </w:tcPr>
          <w:p w14:paraId="651352F0" w14:textId="77777777" w:rsidR="003A6423" w:rsidRPr="00F8335A" w:rsidRDefault="003A6423" w:rsidP="00F8335A">
            <w:pPr>
              <w:jc w:val="center"/>
              <w:rPr>
                <w:rFonts w:cs="Arial"/>
                <w:szCs w:val="24"/>
              </w:rPr>
            </w:pPr>
          </w:p>
        </w:tc>
        <w:tc>
          <w:tcPr>
            <w:tcW w:w="990" w:type="dxa"/>
            <w:vMerge/>
            <w:vAlign w:val="center"/>
          </w:tcPr>
          <w:p w14:paraId="3161B03C" w14:textId="77777777" w:rsidR="003A6423" w:rsidRPr="00F8335A" w:rsidRDefault="003A6423" w:rsidP="00F8335A">
            <w:pPr>
              <w:jc w:val="center"/>
              <w:rPr>
                <w:rFonts w:cs="Arial"/>
                <w:szCs w:val="24"/>
              </w:rPr>
            </w:pPr>
          </w:p>
        </w:tc>
        <w:tc>
          <w:tcPr>
            <w:tcW w:w="1370" w:type="dxa"/>
            <w:tcBorders>
              <w:top w:val="none" w:sz="4" w:space="0" w:color="000000" w:themeColor="text1"/>
              <w:left w:val="single" w:sz="4" w:space="0" w:color="000000" w:themeColor="text1"/>
              <w:bottom w:val="single" w:sz="4" w:space="0" w:color="000000" w:themeColor="text1"/>
              <w:right w:val="single" w:sz="4" w:space="0" w:color="000000" w:themeColor="text1"/>
            </w:tcBorders>
            <w:vAlign w:val="center"/>
          </w:tcPr>
          <w:p w14:paraId="0BB2A89E" w14:textId="77777777" w:rsidR="003A6423" w:rsidRPr="00F8335A" w:rsidRDefault="003A6423" w:rsidP="00F8335A">
            <w:pPr>
              <w:ind w:left="-20" w:right="-20"/>
              <w:jc w:val="center"/>
              <w:rPr>
                <w:rFonts w:cs="Arial"/>
                <w:szCs w:val="24"/>
              </w:rPr>
            </w:pPr>
            <w:r w:rsidRPr="00F8335A">
              <w:rPr>
                <w:rFonts w:eastAsia="Calibri" w:cs="Arial"/>
                <w:szCs w:val="24"/>
              </w:rPr>
              <w:t>[120,274]</w:t>
            </w:r>
          </w:p>
        </w:tc>
      </w:tr>
      <w:tr w:rsidR="00023492" w:rsidRPr="00F8335A" w14:paraId="75B5BB21" w14:textId="77777777" w:rsidTr="00796D52">
        <w:trPr>
          <w:trHeight w:val="300"/>
        </w:trPr>
        <w:tc>
          <w:tcPr>
            <w:tcW w:w="1435" w:type="dxa"/>
            <w:vMerge w:val="restart"/>
            <w:vAlign w:val="center"/>
          </w:tcPr>
          <w:p w14:paraId="715F9501" w14:textId="77777777" w:rsidR="003A6423" w:rsidRPr="00F8335A" w:rsidRDefault="003A6423" w:rsidP="00F8335A">
            <w:pPr>
              <w:ind w:left="-20" w:right="-20"/>
              <w:jc w:val="center"/>
              <w:rPr>
                <w:rFonts w:cs="Arial"/>
                <w:szCs w:val="24"/>
              </w:rPr>
            </w:pPr>
            <w:r w:rsidRPr="00F8335A">
              <w:rPr>
                <w:rFonts w:eastAsia="Calibri" w:cs="Arial"/>
                <w:szCs w:val="24"/>
              </w:rPr>
              <w:t>IT Managers</w:t>
            </w:r>
          </w:p>
        </w:tc>
        <w:tc>
          <w:tcPr>
            <w:tcW w:w="1260" w:type="dxa"/>
            <w:vMerge w:val="restart"/>
            <w:vAlign w:val="center"/>
          </w:tcPr>
          <w:p w14:paraId="7AE447A3" w14:textId="77777777" w:rsidR="003A6423" w:rsidRPr="00F8335A" w:rsidRDefault="003A6423" w:rsidP="00F8335A">
            <w:pPr>
              <w:ind w:left="-20" w:right="-20"/>
              <w:jc w:val="center"/>
              <w:rPr>
                <w:rFonts w:cs="Arial"/>
                <w:szCs w:val="24"/>
              </w:rPr>
            </w:pPr>
            <w:r w:rsidRPr="00F8335A">
              <w:rPr>
                <w:rFonts w:eastAsia="Calibri" w:cs="Arial"/>
                <w:szCs w:val="24"/>
              </w:rPr>
              <w:t>76.57%</w:t>
            </w:r>
          </w:p>
        </w:tc>
        <w:tc>
          <w:tcPr>
            <w:tcW w:w="990" w:type="dxa"/>
            <w:vMerge w:val="restart"/>
            <w:tcBorders>
              <w:right w:val="single" w:sz="4" w:space="0" w:color="000000" w:themeColor="text1"/>
            </w:tcBorders>
            <w:vAlign w:val="center"/>
          </w:tcPr>
          <w:p w14:paraId="229D3738" w14:textId="77777777" w:rsidR="003A6423" w:rsidRPr="00F8335A" w:rsidRDefault="003A6423" w:rsidP="00F8335A">
            <w:pPr>
              <w:ind w:left="-20" w:right="-20"/>
              <w:jc w:val="center"/>
              <w:rPr>
                <w:rFonts w:cs="Arial"/>
                <w:szCs w:val="24"/>
              </w:rPr>
            </w:pPr>
            <w:r w:rsidRPr="00F8335A">
              <w:rPr>
                <w:rFonts w:eastAsia="Calibri" w:cs="Arial"/>
                <w:szCs w:val="24"/>
              </w:rPr>
              <w:t>85.01%</w:t>
            </w:r>
          </w:p>
        </w:tc>
        <w:tc>
          <w:tcPr>
            <w:tcW w:w="1440" w:type="dxa"/>
            <w:tcBorders>
              <w:top w:val="single" w:sz="4" w:space="0" w:color="000000" w:themeColor="text1"/>
              <w:left w:val="single" w:sz="4" w:space="0" w:color="000000" w:themeColor="text1"/>
              <w:bottom w:val="none" w:sz="4" w:space="0" w:color="000000" w:themeColor="text1"/>
              <w:right w:val="single" w:sz="4" w:space="0" w:color="000000" w:themeColor="text1"/>
            </w:tcBorders>
            <w:vAlign w:val="center"/>
          </w:tcPr>
          <w:p w14:paraId="045C34B1" w14:textId="77777777" w:rsidR="003A6423" w:rsidRPr="00F8335A" w:rsidRDefault="003A6423" w:rsidP="00F8335A">
            <w:pPr>
              <w:ind w:left="-20" w:right="-20"/>
              <w:jc w:val="center"/>
              <w:rPr>
                <w:rFonts w:cs="Arial"/>
                <w:szCs w:val="24"/>
              </w:rPr>
            </w:pPr>
            <w:r w:rsidRPr="00F8335A">
              <w:rPr>
                <w:rFonts w:eastAsia="Calibri" w:cs="Arial"/>
                <w:szCs w:val="24"/>
              </w:rPr>
              <w:t>[29,20]</w:t>
            </w:r>
          </w:p>
        </w:tc>
        <w:tc>
          <w:tcPr>
            <w:tcW w:w="270" w:type="dxa"/>
            <w:vMerge w:val="restart"/>
            <w:vAlign w:val="center"/>
          </w:tcPr>
          <w:p w14:paraId="605E1981" w14:textId="77777777" w:rsidR="003A6423" w:rsidRPr="00F8335A" w:rsidRDefault="003A6423" w:rsidP="00F8335A">
            <w:pPr>
              <w:jc w:val="center"/>
              <w:rPr>
                <w:rFonts w:cs="Arial"/>
                <w:szCs w:val="24"/>
              </w:rPr>
            </w:pPr>
          </w:p>
        </w:tc>
        <w:tc>
          <w:tcPr>
            <w:tcW w:w="1260" w:type="dxa"/>
            <w:vMerge w:val="restart"/>
            <w:vAlign w:val="center"/>
          </w:tcPr>
          <w:p w14:paraId="15055457" w14:textId="77777777" w:rsidR="003A6423" w:rsidRPr="00F8335A" w:rsidRDefault="003A6423" w:rsidP="00F8335A">
            <w:pPr>
              <w:ind w:left="-20" w:right="-20"/>
              <w:jc w:val="center"/>
              <w:rPr>
                <w:rFonts w:cs="Arial"/>
                <w:szCs w:val="24"/>
              </w:rPr>
            </w:pPr>
            <w:r w:rsidRPr="00F8335A">
              <w:rPr>
                <w:rFonts w:eastAsia="Calibri" w:cs="Arial"/>
                <w:szCs w:val="24"/>
              </w:rPr>
              <w:t>68.88%</w:t>
            </w:r>
          </w:p>
        </w:tc>
        <w:tc>
          <w:tcPr>
            <w:tcW w:w="990" w:type="dxa"/>
            <w:vMerge w:val="restart"/>
            <w:tcBorders>
              <w:right w:val="single" w:sz="4" w:space="0" w:color="000000" w:themeColor="text1"/>
            </w:tcBorders>
            <w:vAlign w:val="center"/>
          </w:tcPr>
          <w:p w14:paraId="0881455B" w14:textId="77777777" w:rsidR="003A6423" w:rsidRPr="00F8335A" w:rsidRDefault="003A6423" w:rsidP="00F8335A">
            <w:pPr>
              <w:ind w:left="-20" w:right="-20"/>
              <w:jc w:val="center"/>
              <w:rPr>
                <w:rFonts w:cs="Arial"/>
                <w:szCs w:val="24"/>
              </w:rPr>
            </w:pPr>
            <w:r w:rsidRPr="00F8335A">
              <w:rPr>
                <w:rFonts w:eastAsia="Calibri" w:cs="Arial"/>
                <w:szCs w:val="24"/>
              </w:rPr>
              <w:t>78.13%</w:t>
            </w:r>
          </w:p>
        </w:tc>
        <w:tc>
          <w:tcPr>
            <w:tcW w:w="1370" w:type="dxa"/>
            <w:tcBorders>
              <w:top w:val="single" w:sz="4" w:space="0" w:color="000000" w:themeColor="text1"/>
              <w:left w:val="single" w:sz="4" w:space="0" w:color="000000" w:themeColor="text1"/>
              <w:bottom w:val="none" w:sz="4" w:space="0" w:color="000000" w:themeColor="text1"/>
              <w:right w:val="single" w:sz="4" w:space="0" w:color="000000" w:themeColor="text1"/>
            </w:tcBorders>
            <w:vAlign w:val="center"/>
          </w:tcPr>
          <w:p w14:paraId="624E6CED" w14:textId="77777777" w:rsidR="003A6423" w:rsidRPr="00F8335A" w:rsidRDefault="003A6423" w:rsidP="00F8335A">
            <w:pPr>
              <w:ind w:left="-20" w:right="-20"/>
              <w:jc w:val="center"/>
              <w:rPr>
                <w:rFonts w:cs="Arial"/>
                <w:szCs w:val="24"/>
              </w:rPr>
            </w:pPr>
            <w:r w:rsidRPr="00F8335A">
              <w:rPr>
                <w:rFonts w:eastAsia="Calibri" w:cs="Arial"/>
                <w:szCs w:val="24"/>
              </w:rPr>
              <w:t>[38,3]</w:t>
            </w:r>
          </w:p>
        </w:tc>
      </w:tr>
      <w:tr w:rsidR="00023492" w:rsidRPr="00F8335A" w14:paraId="54EB8264" w14:textId="77777777" w:rsidTr="00796D52">
        <w:trPr>
          <w:trHeight w:val="300"/>
        </w:trPr>
        <w:tc>
          <w:tcPr>
            <w:tcW w:w="1435" w:type="dxa"/>
            <w:vMerge/>
            <w:vAlign w:val="center"/>
          </w:tcPr>
          <w:p w14:paraId="57D8C491" w14:textId="77777777" w:rsidR="003A6423" w:rsidRPr="00F8335A" w:rsidRDefault="003A6423" w:rsidP="00F8335A">
            <w:pPr>
              <w:jc w:val="center"/>
              <w:rPr>
                <w:rFonts w:cs="Arial"/>
                <w:szCs w:val="24"/>
              </w:rPr>
            </w:pPr>
          </w:p>
        </w:tc>
        <w:tc>
          <w:tcPr>
            <w:tcW w:w="1260" w:type="dxa"/>
            <w:vMerge/>
            <w:vAlign w:val="center"/>
          </w:tcPr>
          <w:p w14:paraId="31F9D7F4" w14:textId="77777777" w:rsidR="003A6423" w:rsidRPr="00F8335A" w:rsidRDefault="003A6423" w:rsidP="00F8335A">
            <w:pPr>
              <w:jc w:val="center"/>
              <w:rPr>
                <w:rFonts w:cs="Arial"/>
                <w:szCs w:val="24"/>
              </w:rPr>
            </w:pPr>
          </w:p>
        </w:tc>
        <w:tc>
          <w:tcPr>
            <w:tcW w:w="990" w:type="dxa"/>
            <w:vMerge/>
            <w:vAlign w:val="center"/>
          </w:tcPr>
          <w:p w14:paraId="58DE66FC" w14:textId="77777777" w:rsidR="003A6423" w:rsidRPr="00F8335A" w:rsidRDefault="003A6423" w:rsidP="00F8335A">
            <w:pPr>
              <w:jc w:val="center"/>
              <w:rPr>
                <w:rFonts w:cs="Arial"/>
                <w:szCs w:val="24"/>
              </w:rPr>
            </w:pPr>
          </w:p>
        </w:tc>
        <w:tc>
          <w:tcPr>
            <w:tcW w:w="1440" w:type="dxa"/>
            <w:tcBorders>
              <w:top w:val="none" w:sz="4" w:space="0" w:color="000000" w:themeColor="text1"/>
              <w:left w:val="single" w:sz="4" w:space="0" w:color="000000" w:themeColor="text1"/>
              <w:bottom w:val="single" w:sz="4" w:space="0" w:color="000000" w:themeColor="text1"/>
              <w:right w:val="single" w:sz="4" w:space="0" w:color="000000" w:themeColor="text1"/>
            </w:tcBorders>
            <w:vAlign w:val="center"/>
          </w:tcPr>
          <w:p w14:paraId="6721A5FD" w14:textId="77777777" w:rsidR="003A6423" w:rsidRPr="00F8335A" w:rsidRDefault="003A6423" w:rsidP="00F8335A">
            <w:pPr>
              <w:ind w:left="-20" w:right="-20"/>
              <w:jc w:val="center"/>
              <w:rPr>
                <w:rFonts w:cs="Arial"/>
                <w:szCs w:val="24"/>
              </w:rPr>
            </w:pPr>
            <w:r w:rsidRPr="00F8335A">
              <w:rPr>
                <w:rFonts w:eastAsia="Calibri" w:cs="Arial"/>
                <w:szCs w:val="24"/>
              </w:rPr>
              <w:t>[47,190]</w:t>
            </w:r>
          </w:p>
        </w:tc>
        <w:tc>
          <w:tcPr>
            <w:tcW w:w="270" w:type="dxa"/>
            <w:vMerge/>
            <w:vAlign w:val="center"/>
          </w:tcPr>
          <w:p w14:paraId="10E9CFF4" w14:textId="77777777" w:rsidR="003A6423" w:rsidRPr="00F8335A" w:rsidRDefault="003A6423" w:rsidP="00F8335A">
            <w:pPr>
              <w:jc w:val="center"/>
              <w:rPr>
                <w:rFonts w:cs="Arial"/>
                <w:szCs w:val="24"/>
              </w:rPr>
            </w:pPr>
          </w:p>
        </w:tc>
        <w:tc>
          <w:tcPr>
            <w:tcW w:w="1260" w:type="dxa"/>
            <w:vMerge/>
            <w:vAlign w:val="center"/>
          </w:tcPr>
          <w:p w14:paraId="74DB6C79" w14:textId="77777777" w:rsidR="003A6423" w:rsidRPr="00F8335A" w:rsidRDefault="003A6423" w:rsidP="00F8335A">
            <w:pPr>
              <w:jc w:val="center"/>
              <w:rPr>
                <w:rFonts w:cs="Arial"/>
                <w:szCs w:val="24"/>
              </w:rPr>
            </w:pPr>
          </w:p>
        </w:tc>
        <w:tc>
          <w:tcPr>
            <w:tcW w:w="990" w:type="dxa"/>
            <w:vMerge/>
            <w:vAlign w:val="center"/>
          </w:tcPr>
          <w:p w14:paraId="20DD5DF0" w14:textId="77777777" w:rsidR="003A6423" w:rsidRPr="00F8335A" w:rsidRDefault="003A6423" w:rsidP="00F8335A">
            <w:pPr>
              <w:jc w:val="center"/>
              <w:rPr>
                <w:rFonts w:cs="Arial"/>
                <w:szCs w:val="24"/>
              </w:rPr>
            </w:pPr>
          </w:p>
        </w:tc>
        <w:tc>
          <w:tcPr>
            <w:tcW w:w="1370" w:type="dxa"/>
            <w:tcBorders>
              <w:top w:val="none" w:sz="4" w:space="0" w:color="000000" w:themeColor="text1"/>
              <w:left w:val="single" w:sz="4" w:space="0" w:color="000000" w:themeColor="text1"/>
              <w:bottom w:val="single" w:sz="4" w:space="0" w:color="000000" w:themeColor="text1"/>
              <w:right w:val="single" w:sz="4" w:space="0" w:color="000000" w:themeColor="text1"/>
            </w:tcBorders>
            <w:vAlign w:val="center"/>
          </w:tcPr>
          <w:p w14:paraId="67697CF4" w14:textId="77777777" w:rsidR="003A6423" w:rsidRPr="00F8335A" w:rsidRDefault="003A6423" w:rsidP="00F8335A">
            <w:pPr>
              <w:ind w:left="-20" w:right="-20"/>
              <w:jc w:val="center"/>
              <w:rPr>
                <w:rFonts w:cs="Arial"/>
                <w:szCs w:val="24"/>
              </w:rPr>
            </w:pPr>
            <w:r w:rsidRPr="00F8335A">
              <w:rPr>
                <w:rFonts w:eastAsia="Calibri" w:cs="Arial"/>
                <w:szCs w:val="24"/>
              </w:rPr>
              <w:t>[86,159]</w:t>
            </w:r>
          </w:p>
        </w:tc>
      </w:tr>
      <w:tr w:rsidR="00023492" w:rsidRPr="00F8335A" w14:paraId="1CBEE511" w14:textId="77777777" w:rsidTr="00796D52">
        <w:trPr>
          <w:trHeight w:val="300"/>
        </w:trPr>
        <w:tc>
          <w:tcPr>
            <w:tcW w:w="1435" w:type="dxa"/>
            <w:vMerge w:val="restart"/>
            <w:vAlign w:val="center"/>
          </w:tcPr>
          <w:p w14:paraId="69F629CA" w14:textId="77777777" w:rsidR="003A6423" w:rsidRPr="00F8335A" w:rsidRDefault="003A6423" w:rsidP="00F8335A">
            <w:pPr>
              <w:ind w:left="-20" w:right="-20"/>
              <w:jc w:val="center"/>
              <w:rPr>
                <w:rFonts w:cs="Arial"/>
                <w:szCs w:val="24"/>
              </w:rPr>
            </w:pPr>
            <w:r w:rsidRPr="00F8335A">
              <w:rPr>
                <w:rFonts w:eastAsia="Calibri" w:cs="Arial"/>
                <w:szCs w:val="24"/>
              </w:rPr>
              <w:t>Property Managers</w:t>
            </w:r>
          </w:p>
        </w:tc>
        <w:tc>
          <w:tcPr>
            <w:tcW w:w="1260" w:type="dxa"/>
            <w:vMerge w:val="restart"/>
            <w:vAlign w:val="center"/>
          </w:tcPr>
          <w:p w14:paraId="23AE2711" w14:textId="77777777" w:rsidR="003A6423" w:rsidRPr="00F8335A" w:rsidRDefault="003A6423" w:rsidP="00F8335A">
            <w:pPr>
              <w:ind w:left="-20" w:right="-20"/>
              <w:jc w:val="center"/>
              <w:rPr>
                <w:rFonts w:cs="Arial"/>
                <w:szCs w:val="24"/>
              </w:rPr>
            </w:pPr>
            <w:r w:rsidRPr="00F8335A">
              <w:rPr>
                <w:rFonts w:eastAsia="Calibri" w:cs="Arial"/>
                <w:szCs w:val="24"/>
              </w:rPr>
              <w:t>45.90%</w:t>
            </w:r>
          </w:p>
        </w:tc>
        <w:tc>
          <w:tcPr>
            <w:tcW w:w="990" w:type="dxa"/>
            <w:vMerge w:val="restart"/>
            <w:tcBorders>
              <w:right w:val="single" w:sz="4" w:space="0" w:color="000000" w:themeColor="text1"/>
            </w:tcBorders>
            <w:vAlign w:val="center"/>
          </w:tcPr>
          <w:p w14:paraId="6B1D743D" w14:textId="77777777" w:rsidR="003A6423" w:rsidRPr="00F8335A" w:rsidRDefault="003A6423" w:rsidP="00F8335A">
            <w:pPr>
              <w:ind w:left="-20" w:right="-20"/>
              <w:jc w:val="center"/>
              <w:rPr>
                <w:rFonts w:cs="Arial"/>
                <w:szCs w:val="24"/>
              </w:rPr>
            </w:pPr>
            <w:r w:rsidRPr="00F8335A">
              <w:rPr>
                <w:rFonts w:eastAsia="Calibri" w:cs="Arial"/>
                <w:szCs w:val="24"/>
              </w:rPr>
              <w:t>61.18%</w:t>
            </w:r>
          </w:p>
        </w:tc>
        <w:tc>
          <w:tcPr>
            <w:tcW w:w="1440" w:type="dxa"/>
            <w:tcBorders>
              <w:top w:val="single" w:sz="4" w:space="0" w:color="000000" w:themeColor="text1"/>
              <w:left w:val="single" w:sz="4" w:space="0" w:color="000000" w:themeColor="text1"/>
              <w:bottom w:val="none" w:sz="4" w:space="0" w:color="000000" w:themeColor="text1"/>
              <w:right w:val="single" w:sz="4" w:space="0" w:color="000000" w:themeColor="text1"/>
            </w:tcBorders>
            <w:vAlign w:val="center"/>
          </w:tcPr>
          <w:p w14:paraId="640149C9" w14:textId="77777777" w:rsidR="003A6423" w:rsidRPr="00F8335A" w:rsidRDefault="003A6423" w:rsidP="00F8335A">
            <w:pPr>
              <w:ind w:left="-20" w:right="-20"/>
              <w:jc w:val="center"/>
              <w:rPr>
                <w:rFonts w:cs="Arial"/>
                <w:szCs w:val="24"/>
              </w:rPr>
            </w:pPr>
            <w:r w:rsidRPr="00F8335A">
              <w:rPr>
                <w:rFonts w:eastAsia="Calibri" w:cs="Arial"/>
                <w:szCs w:val="24"/>
              </w:rPr>
              <w:t>[2,2]</w:t>
            </w:r>
          </w:p>
        </w:tc>
        <w:tc>
          <w:tcPr>
            <w:tcW w:w="270" w:type="dxa"/>
            <w:vMerge/>
            <w:vAlign w:val="center"/>
          </w:tcPr>
          <w:p w14:paraId="20788727" w14:textId="77777777" w:rsidR="003A6423" w:rsidRPr="00F8335A" w:rsidRDefault="003A6423" w:rsidP="00F8335A">
            <w:pPr>
              <w:jc w:val="center"/>
              <w:rPr>
                <w:rFonts w:cs="Arial"/>
                <w:szCs w:val="24"/>
              </w:rPr>
            </w:pPr>
          </w:p>
        </w:tc>
        <w:tc>
          <w:tcPr>
            <w:tcW w:w="1260" w:type="dxa"/>
            <w:vMerge w:val="restart"/>
            <w:vAlign w:val="center"/>
          </w:tcPr>
          <w:p w14:paraId="4AE5A28F" w14:textId="77777777" w:rsidR="003A6423" w:rsidRPr="00F8335A" w:rsidRDefault="003A6423" w:rsidP="00F8335A">
            <w:pPr>
              <w:ind w:left="-20" w:right="-20"/>
              <w:jc w:val="center"/>
              <w:rPr>
                <w:rFonts w:cs="Arial"/>
                <w:szCs w:val="24"/>
              </w:rPr>
            </w:pPr>
            <w:r w:rsidRPr="00F8335A">
              <w:rPr>
                <w:rFonts w:eastAsia="Calibri" w:cs="Arial"/>
                <w:szCs w:val="24"/>
              </w:rPr>
              <w:t>39.34%</w:t>
            </w:r>
          </w:p>
        </w:tc>
        <w:tc>
          <w:tcPr>
            <w:tcW w:w="990" w:type="dxa"/>
            <w:vMerge w:val="restart"/>
            <w:tcBorders>
              <w:right w:val="single" w:sz="4" w:space="0" w:color="000000" w:themeColor="text1"/>
            </w:tcBorders>
            <w:vAlign w:val="center"/>
          </w:tcPr>
          <w:p w14:paraId="669A150C" w14:textId="77777777" w:rsidR="003A6423" w:rsidRPr="00F8335A" w:rsidRDefault="003A6423" w:rsidP="00F8335A">
            <w:pPr>
              <w:ind w:left="-20" w:right="-20"/>
              <w:jc w:val="center"/>
              <w:rPr>
                <w:rFonts w:cs="Arial"/>
                <w:szCs w:val="24"/>
              </w:rPr>
            </w:pPr>
            <w:r w:rsidRPr="00F8335A">
              <w:rPr>
                <w:rFonts w:eastAsia="Calibri" w:cs="Arial"/>
                <w:szCs w:val="24"/>
              </w:rPr>
              <w:t>54.32%</w:t>
            </w:r>
          </w:p>
        </w:tc>
        <w:tc>
          <w:tcPr>
            <w:tcW w:w="1370" w:type="dxa"/>
            <w:tcBorders>
              <w:top w:val="single" w:sz="4" w:space="0" w:color="000000" w:themeColor="text1"/>
              <w:left w:val="single" w:sz="4" w:space="0" w:color="000000" w:themeColor="text1"/>
              <w:bottom w:val="none" w:sz="4" w:space="0" w:color="000000" w:themeColor="text1"/>
              <w:right w:val="single" w:sz="4" w:space="0" w:color="000000" w:themeColor="text1"/>
            </w:tcBorders>
            <w:vAlign w:val="center"/>
          </w:tcPr>
          <w:p w14:paraId="40266A0A" w14:textId="77777777" w:rsidR="003A6423" w:rsidRPr="00F8335A" w:rsidRDefault="003A6423" w:rsidP="00F8335A">
            <w:pPr>
              <w:ind w:left="-20" w:right="-20"/>
              <w:jc w:val="center"/>
              <w:rPr>
                <w:rFonts w:cs="Arial"/>
                <w:szCs w:val="24"/>
              </w:rPr>
            </w:pPr>
            <w:r w:rsidRPr="00F8335A">
              <w:rPr>
                <w:rFonts w:eastAsia="Calibri" w:cs="Arial"/>
                <w:szCs w:val="24"/>
              </w:rPr>
              <w:t>[2,2]</w:t>
            </w:r>
          </w:p>
        </w:tc>
      </w:tr>
      <w:tr w:rsidR="00023492" w:rsidRPr="00F8335A" w14:paraId="7178939C" w14:textId="77777777" w:rsidTr="00796D52">
        <w:trPr>
          <w:trHeight w:val="300"/>
        </w:trPr>
        <w:tc>
          <w:tcPr>
            <w:tcW w:w="1435" w:type="dxa"/>
            <w:vMerge/>
            <w:vAlign w:val="center"/>
          </w:tcPr>
          <w:p w14:paraId="62667213" w14:textId="77777777" w:rsidR="003A6423" w:rsidRPr="00F8335A" w:rsidRDefault="003A6423" w:rsidP="00F8335A">
            <w:pPr>
              <w:jc w:val="center"/>
              <w:rPr>
                <w:rFonts w:cs="Arial"/>
                <w:szCs w:val="24"/>
              </w:rPr>
            </w:pPr>
          </w:p>
        </w:tc>
        <w:tc>
          <w:tcPr>
            <w:tcW w:w="1260" w:type="dxa"/>
            <w:vMerge/>
            <w:vAlign w:val="center"/>
          </w:tcPr>
          <w:p w14:paraId="0F3325E3" w14:textId="77777777" w:rsidR="003A6423" w:rsidRPr="00F8335A" w:rsidRDefault="003A6423" w:rsidP="00F8335A">
            <w:pPr>
              <w:jc w:val="center"/>
              <w:rPr>
                <w:rFonts w:cs="Arial"/>
                <w:szCs w:val="24"/>
              </w:rPr>
            </w:pPr>
          </w:p>
        </w:tc>
        <w:tc>
          <w:tcPr>
            <w:tcW w:w="990" w:type="dxa"/>
            <w:vMerge/>
            <w:vAlign w:val="center"/>
          </w:tcPr>
          <w:p w14:paraId="384126EB" w14:textId="77777777" w:rsidR="003A6423" w:rsidRPr="00F8335A" w:rsidRDefault="003A6423" w:rsidP="00F8335A">
            <w:pPr>
              <w:jc w:val="center"/>
              <w:rPr>
                <w:rFonts w:cs="Arial"/>
                <w:szCs w:val="24"/>
              </w:rPr>
            </w:pPr>
          </w:p>
        </w:tc>
        <w:tc>
          <w:tcPr>
            <w:tcW w:w="1440" w:type="dxa"/>
            <w:tcBorders>
              <w:top w:val="none" w:sz="4" w:space="0" w:color="000000" w:themeColor="text1"/>
              <w:left w:val="single" w:sz="4" w:space="0" w:color="000000" w:themeColor="text1"/>
              <w:bottom w:val="single" w:sz="4" w:space="0" w:color="000000" w:themeColor="text1"/>
              <w:right w:val="single" w:sz="4" w:space="0" w:color="000000" w:themeColor="text1"/>
            </w:tcBorders>
            <w:vAlign w:val="center"/>
          </w:tcPr>
          <w:p w14:paraId="367EDAB7" w14:textId="77777777" w:rsidR="003A6423" w:rsidRPr="00F8335A" w:rsidRDefault="003A6423" w:rsidP="00F8335A">
            <w:pPr>
              <w:ind w:left="-20" w:right="-20"/>
              <w:jc w:val="center"/>
              <w:rPr>
                <w:rFonts w:cs="Arial"/>
                <w:szCs w:val="24"/>
              </w:rPr>
            </w:pPr>
            <w:r w:rsidRPr="00F8335A">
              <w:rPr>
                <w:rFonts w:eastAsia="Calibri" w:cs="Arial"/>
                <w:szCs w:val="24"/>
              </w:rPr>
              <w:t>[31,26]</w:t>
            </w:r>
          </w:p>
        </w:tc>
        <w:tc>
          <w:tcPr>
            <w:tcW w:w="270" w:type="dxa"/>
            <w:vMerge/>
            <w:vAlign w:val="center"/>
          </w:tcPr>
          <w:p w14:paraId="3B99740D" w14:textId="77777777" w:rsidR="003A6423" w:rsidRPr="00F8335A" w:rsidRDefault="003A6423" w:rsidP="00F8335A">
            <w:pPr>
              <w:jc w:val="center"/>
              <w:rPr>
                <w:rFonts w:cs="Arial"/>
                <w:szCs w:val="24"/>
              </w:rPr>
            </w:pPr>
          </w:p>
        </w:tc>
        <w:tc>
          <w:tcPr>
            <w:tcW w:w="1260" w:type="dxa"/>
            <w:vMerge/>
            <w:vAlign w:val="center"/>
          </w:tcPr>
          <w:p w14:paraId="0905DAD6" w14:textId="77777777" w:rsidR="003A6423" w:rsidRPr="00F8335A" w:rsidRDefault="003A6423" w:rsidP="00F8335A">
            <w:pPr>
              <w:jc w:val="center"/>
              <w:rPr>
                <w:rFonts w:cs="Arial"/>
                <w:szCs w:val="24"/>
              </w:rPr>
            </w:pPr>
          </w:p>
        </w:tc>
        <w:tc>
          <w:tcPr>
            <w:tcW w:w="990" w:type="dxa"/>
            <w:vMerge/>
            <w:vAlign w:val="center"/>
          </w:tcPr>
          <w:p w14:paraId="40A8FB7D" w14:textId="77777777" w:rsidR="003A6423" w:rsidRPr="00F8335A" w:rsidRDefault="003A6423" w:rsidP="00F8335A">
            <w:pPr>
              <w:jc w:val="center"/>
              <w:rPr>
                <w:rFonts w:cs="Arial"/>
                <w:szCs w:val="24"/>
              </w:rPr>
            </w:pPr>
          </w:p>
        </w:tc>
        <w:tc>
          <w:tcPr>
            <w:tcW w:w="1370" w:type="dxa"/>
            <w:tcBorders>
              <w:top w:val="none" w:sz="4" w:space="0" w:color="000000" w:themeColor="text1"/>
              <w:left w:val="single" w:sz="4" w:space="0" w:color="000000" w:themeColor="text1"/>
              <w:bottom w:val="single" w:sz="4" w:space="0" w:color="000000" w:themeColor="text1"/>
              <w:right w:val="single" w:sz="4" w:space="0" w:color="000000" w:themeColor="text1"/>
            </w:tcBorders>
            <w:vAlign w:val="center"/>
          </w:tcPr>
          <w:p w14:paraId="2DC4C9A5" w14:textId="77777777" w:rsidR="003A6423" w:rsidRPr="00F8335A" w:rsidRDefault="003A6423" w:rsidP="00F8335A">
            <w:pPr>
              <w:ind w:left="-20" w:right="-20"/>
              <w:jc w:val="center"/>
              <w:rPr>
                <w:rFonts w:cs="Arial"/>
                <w:szCs w:val="24"/>
              </w:rPr>
            </w:pPr>
            <w:r w:rsidRPr="00F8335A">
              <w:rPr>
                <w:rFonts w:eastAsia="Calibri" w:cs="Arial"/>
                <w:szCs w:val="24"/>
              </w:rPr>
              <w:t>[35,22]</w:t>
            </w:r>
          </w:p>
        </w:tc>
      </w:tr>
      <w:tr w:rsidR="00023492" w:rsidRPr="00F8335A" w14:paraId="00213E75" w14:textId="77777777" w:rsidTr="00796D52">
        <w:trPr>
          <w:trHeight w:val="300"/>
        </w:trPr>
        <w:tc>
          <w:tcPr>
            <w:tcW w:w="1435" w:type="dxa"/>
            <w:vAlign w:val="center"/>
          </w:tcPr>
          <w:p w14:paraId="39C3AB41" w14:textId="77777777" w:rsidR="003A6423" w:rsidRPr="00F8335A" w:rsidRDefault="003A6423" w:rsidP="00F8335A">
            <w:pPr>
              <w:ind w:left="-20" w:right="-20"/>
              <w:jc w:val="center"/>
              <w:rPr>
                <w:rFonts w:cs="Arial"/>
                <w:szCs w:val="24"/>
              </w:rPr>
            </w:pPr>
            <w:r w:rsidRPr="00F8335A">
              <w:rPr>
                <w:rFonts w:eastAsia="Calibri" w:cs="Arial"/>
                <w:szCs w:val="24"/>
              </w:rPr>
              <w:t>Education Property Managers</w:t>
            </w:r>
          </w:p>
        </w:tc>
        <w:tc>
          <w:tcPr>
            <w:tcW w:w="1260" w:type="dxa"/>
            <w:vAlign w:val="center"/>
          </w:tcPr>
          <w:p w14:paraId="228D9F87" w14:textId="77777777" w:rsidR="003A6423" w:rsidRPr="00F8335A" w:rsidRDefault="003A6423" w:rsidP="00F8335A">
            <w:pPr>
              <w:ind w:left="-20" w:right="-20"/>
              <w:jc w:val="center"/>
              <w:rPr>
                <w:rFonts w:cs="Arial"/>
                <w:szCs w:val="24"/>
              </w:rPr>
            </w:pPr>
            <w:r w:rsidRPr="00F8335A">
              <w:rPr>
                <w:rFonts w:eastAsia="Calibri" w:cs="Arial"/>
                <w:szCs w:val="24"/>
              </w:rPr>
              <w:t>N/A</w:t>
            </w:r>
          </w:p>
        </w:tc>
        <w:tc>
          <w:tcPr>
            <w:tcW w:w="990" w:type="dxa"/>
            <w:vAlign w:val="center"/>
          </w:tcPr>
          <w:p w14:paraId="2E2DB963" w14:textId="77777777" w:rsidR="003A6423" w:rsidRPr="00F8335A" w:rsidRDefault="003A6423" w:rsidP="00F8335A">
            <w:pPr>
              <w:ind w:left="-20" w:right="-20"/>
              <w:jc w:val="center"/>
              <w:rPr>
                <w:rFonts w:cs="Arial"/>
                <w:szCs w:val="24"/>
              </w:rPr>
            </w:pPr>
            <w:r w:rsidRPr="00F8335A">
              <w:rPr>
                <w:rFonts w:eastAsia="Calibri" w:cs="Arial"/>
                <w:szCs w:val="24"/>
              </w:rPr>
              <w:t>N/A</w:t>
            </w:r>
          </w:p>
        </w:tc>
        <w:tc>
          <w:tcPr>
            <w:tcW w:w="1440" w:type="dxa"/>
            <w:tcBorders>
              <w:top w:val="single" w:sz="4" w:space="0" w:color="000000" w:themeColor="text1"/>
              <w:bottom w:val="single" w:sz="4" w:space="0" w:color="000000" w:themeColor="text1"/>
            </w:tcBorders>
            <w:vAlign w:val="center"/>
          </w:tcPr>
          <w:p w14:paraId="2B2DDF69" w14:textId="77777777" w:rsidR="003A6423" w:rsidRPr="00F8335A" w:rsidRDefault="003A6423" w:rsidP="00F8335A">
            <w:pPr>
              <w:ind w:left="-20" w:right="-20"/>
              <w:jc w:val="center"/>
              <w:rPr>
                <w:rFonts w:cs="Arial"/>
                <w:szCs w:val="24"/>
              </w:rPr>
            </w:pPr>
            <w:r w:rsidRPr="00F8335A">
              <w:rPr>
                <w:rFonts w:eastAsia="Calibri" w:cs="Arial"/>
                <w:szCs w:val="24"/>
              </w:rPr>
              <w:t>N/A</w:t>
            </w:r>
          </w:p>
        </w:tc>
        <w:tc>
          <w:tcPr>
            <w:tcW w:w="270" w:type="dxa"/>
            <w:vMerge/>
            <w:vAlign w:val="center"/>
          </w:tcPr>
          <w:p w14:paraId="19E08DD2" w14:textId="77777777" w:rsidR="003A6423" w:rsidRPr="00F8335A" w:rsidRDefault="003A6423" w:rsidP="00F8335A">
            <w:pPr>
              <w:jc w:val="center"/>
              <w:rPr>
                <w:rFonts w:cs="Arial"/>
                <w:szCs w:val="24"/>
              </w:rPr>
            </w:pPr>
          </w:p>
        </w:tc>
        <w:tc>
          <w:tcPr>
            <w:tcW w:w="1260" w:type="dxa"/>
            <w:vAlign w:val="center"/>
          </w:tcPr>
          <w:p w14:paraId="56AD807D" w14:textId="77777777" w:rsidR="003A6423" w:rsidRPr="00F8335A" w:rsidRDefault="003A6423" w:rsidP="00F8335A">
            <w:pPr>
              <w:ind w:left="-20" w:right="-20"/>
              <w:jc w:val="center"/>
              <w:rPr>
                <w:rFonts w:cs="Arial"/>
                <w:szCs w:val="24"/>
              </w:rPr>
            </w:pPr>
            <w:r w:rsidRPr="00F8335A">
              <w:rPr>
                <w:rFonts w:eastAsia="Calibri" w:cs="Arial"/>
                <w:szCs w:val="24"/>
              </w:rPr>
              <w:t>N/A</w:t>
            </w:r>
          </w:p>
        </w:tc>
        <w:tc>
          <w:tcPr>
            <w:tcW w:w="990" w:type="dxa"/>
            <w:vAlign w:val="center"/>
          </w:tcPr>
          <w:p w14:paraId="59271506" w14:textId="77777777" w:rsidR="003A6423" w:rsidRPr="00F8335A" w:rsidRDefault="003A6423" w:rsidP="00F8335A">
            <w:pPr>
              <w:ind w:left="-20" w:right="-20"/>
              <w:jc w:val="center"/>
              <w:rPr>
                <w:rFonts w:cs="Arial"/>
                <w:szCs w:val="24"/>
              </w:rPr>
            </w:pPr>
            <w:r w:rsidRPr="00F8335A">
              <w:rPr>
                <w:rFonts w:eastAsia="Calibri" w:cs="Arial"/>
                <w:szCs w:val="24"/>
              </w:rPr>
              <w:t>N/A</w:t>
            </w:r>
          </w:p>
        </w:tc>
        <w:tc>
          <w:tcPr>
            <w:tcW w:w="1370" w:type="dxa"/>
            <w:tcBorders>
              <w:top w:val="single" w:sz="4" w:space="0" w:color="000000" w:themeColor="text1"/>
              <w:bottom w:val="single" w:sz="4" w:space="0" w:color="000000" w:themeColor="text1"/>
            </w:tcBorders>
            <w:vAlign w:val="center"/>
          </w:tcPr>
          <w:p w14:paraId="4B5E6A4F" w14:textId="77777777" w:rsidR="003A6423" w:rsidRPr="00F8335A" w:rsidRDefault="003A6423" w:rsidP="00F8335A">
            <w:pPr>
              <w:ind w:left="-20" w:right="-20"/>
              <w:jc w:val="center"/>
              <w:rPr>
                <w:rFonts w:cs="Arial"/>
                <w:szCs w:val="24"/>
              </w:rPr>
            </w:pPr>
            <w:r w:rsidRPr="00F8335A">
              <w:rPr>
                <w:rFonts w:eastAsia="Calibri" w:cs="Arial"/>
                <w:szCs w:val="24"/>
              </w:rPr>
              <w:t>N/A</w:t>
            </w:r>
          </w:p>
        </w:tc>
      </w:tr>
      <w:tr w:rsidR="00023492" w:rsidRPr="00F8335A" w14:paraId="10CD475D" w14:textId="77777777" w:rsidTr="00796D52">
        <w:trPr>
          <w:trHeight w:val="300"/>
        </w:trPr>
        <w:tc>
          <w:tcPr>
            <w:tcW w:w="1435" w:type="dxa"/>
            <w:vMerge w:val="restart"/>
            <w:vAlign w:val="center"/>
          </w:tcPr>
          <w:p w14:paraId="1665B53F" w14:textId="54EE5C0D" w:rsidR="003A6423" w:rsidRPr="00F8335A" w:rsidRDefault="003A6423" w:rsidP="00F8335A">
            <w:pPr>
              <w:ind w:left="-20" w:right="-20"/>
              <w:jc w:val="center"/>
              <w:rPr>
                <w:rFonts w:cs="Arial"/>
                <w:szCs w:val="24"/>
              </w:rPr>
            </w:pPr>
            <w:r w:rsidRPr="00F8335A">
              <w:rPr>
                <w:rFonts w:eastAsia="Calibri" w:cs="Arial"/>
                <w:szCs w:val="24"/>
              </w:rPr>
              <w:t>Education Managers</w:t>
            </w:r>
          </w:p>
        </w:tc>
        <w:tc>
          <w:tcPr>
            <w:tcW w:w="1260" w:type="dxa"/>
            <w:vMerge w:val="restart"/>
            <w:vAlign w:val="center"/>
          </w:tcPr>
          <w:p w14:paraId="56E6E1D7" w14:textId="77777777" w:rsidR="003A6423" w:rsidRPr="00F8335A" w:rsidRDefault="003A6423" w:rsidP="00F8335A">
            <w:pPr>
              <w:ind w:left="-20" w:right="-20"/>
              <w:jc w:val="center"/>
              <w:rPr>
                <w:rFonts w:cs="Arial"/>
                <w:szCs w:val="24"/>
              </w:rPr>
            </w:pPr>
            <w:r w:rsidRPr="00F8335A">
              <w:rPr>
                <w:rFonts w:eastAsia="Calibri" w:cs="Arial"/>
                <w:szCs w:val="24"/>
              </w:rPr>
              <w:t>60.80%</w:t>
            </w:r>
          </w:p>
        </w:tc>
        <w:tc>
          <w:tcPr>
            <w:tcW w:w="990" w:type="dxa"/>
            <w:vMerge w:val="restart"/>
            <w:tcBorders>
              <w:right w:val="single" w:sz="4" w:space="0" w:color="000000" w:themeColor="text1"/>
            </w:tcBorders>
            <w:vAlign w:val="center"/>
          </w:tcPr>
          <w:p w14:paraId="7272E6E6" w14:textId="77777777" w:rsidR="003A6423" w:rsidRPr="00F8335A" w:rsidRDefault="003A6423" w:rsidP="00F8335A">
            <w:pPr>
              <w:ind w:left="-20" w:right="-20"/>
              <w:jc w:val="center"/>
              <w:rPr>
                <w:rFonts w:cs="Arial"/>
                <w:szCs w:val="24"/>
              </w:rPr>
            </w:pPr>
            <w:r w:rsidRPr="00F8335A">
              <w:rPr>
                <w:rFonts w:eastAsia="Calibri" w:cs="Arial"/>
                <w:szCs w:val="24"/>
              </w:rPr>
              <w:t>69.57%</w:t>
            </w:r>
          </w:p>
        </w:tc>
        <w:tc>
          <w:tcPr>
            <w:tcW w:w="1440" w:type="dxa"/>
            <w:tcBorders>
              <w:top w:val="single" w:sz="4" w:space="0" w:color="000000" w:themeColor="text1"/>
              <w:left w:val="single" w:sz="4" w:space="0" w:color="000000" w:themeColor="text1"/>
              <w:bottom w:val="none" w:sz="4" w:space="0" w:color="000000" w:themeColor="text1"/>
              <w:right w:val="single" w:sz="4" w:space="0" w:color="000000" w:themeColor="text1"/>
            </w:tcBorders>
            <w:vAlign w:val="center"/>
          </w:tcPr>
          <w:p w14:paraId="3D110A41" w14:textId="77777777" w:rsidR="003A6423" w:rsidRPr="00F8335A" w:rsidRDefault="003A6423" w:rsidP="00F8335A">
            <w:pPr>
              <w:ind w:left="-20" w:right="-20"/>
              <w:jc w:val="center"/>
              <w:rPr>
                <w:rFonts w:cs="Arial"/>
                <w:szCs w:val="24"/>
              </w:rPr>
            </w:pPr>
            <w:r w:rsidRPr="00F8335A">
              <w:rPr>
                <w:rFonts w:eastAsia="Calibri" w:cs="Arial"/>
                <w:szCs w:val="24"/>
              </w:rPr>
              <w:t>[20,6]</w:t>
            </w:r>
          </w:p>
        </w:tc>
        <w:tc>
          <w:tcPr>
            <w:tcW w:w="270" w:type="dxa"/>
            <w:vMerge/>
            <w:vAlign w:val="center"/>
          </w:tcPr>
          <w:p w14:paraId="51C32D77" w14:textId="77777777" w:rsidR="003A6423" w:rsidRPr="00F8335A" w:rsidRDefault="003A6423" w:rsidP="00F8335A">
            <w:pPr>
              <w:jc w:val="center"/>
              <w:rPr>
                <w:rFonts w:cs="Arial"/>
                <w:szCs w:val="24"/>
              </w:rPr>
            </w:pPr>
          </w:p>
        </w:tc>
        <w:tc>
          <w:tcPr>
            <w:tcW w:w="1260" w:type="dxa"/>
            <w:vMerge w:val="restart"/>
            <w:vAlign w:val="center"/>
          </w:tcPr>
          <w:p w14:paraId="47B3FD81" w14:textId="77777777" w:rsidR="003A6423" w:rsidRPr="00F8335A" w:rsidRDefault="003A6423" w:rsidP="00F8335A">
            <w:pPr>
              <w:ind w:left="-20" w:right="-20"/>
              <w:jc w:val="center"/>
              <w:rPr>
                <w:rFonts w:cs="Arial"/>
                <w:szCs w:val="24"/>
              </w:rPr>
            </w:pPr>
            <w:r w:rsidRPr="00F8335A">
              <w:rPr>
                <w:rFonts w:eastAsia="Calibri" w:cs="Arial"/>
                <w:szCs w:val="24"/>
              </w:rPr>
              <w:t>56.80%</w:t>
            </w:r>
          </w:p>
        </w:tc>
        <w:tc>
          <w:tcPr>
            <w:tcW w:w="990" w:type="dxa"/>
            <w:vMerge w:val="restart"/>
            <w:tcBorders>
              <w:right w:val="single" w:sz="4" w:space="0" w:color="000000" w:themeColor="text1"/>
            </w:tcBorders>
            <w:vAlign w:val="center"/>
          </w:tcPr>
          <w:p w14:paraId="5F111E72" w14:textId="77777777" w:rsidR="003A6423" w:rsidRPr="00F8335A" w:rsidRDefault="003A6423" w:rsidP="00F8335A">
            <w:pPr>
              <w:ind w:left="-20" w:right="-20"/>
              <w:jc w:val="center"/>
              <w:rPr>
                <w:rFonts w:cs="Arial"/>
                <w:szCs w:val="24"/>
              </w:rPr>
            </w:pPr>
            <w:r w:rsidRPr="00F8335A">
              <w:rPr>
                <w:rFonts w:eastAsia="Calibri" w:cs="Arial"/>
                <w:szCs w:val="24"/>
              </w:rPr>
              <w:t>69.66%</w:t>
            </w:r>
          </w:p>
        </w:tc>
        <w:tc>
          <w:tcPr>
            <w:tcW w:w="1370" w:type="dxa"/>
            <w:tcBorders>
              <w:top w:val="single" w:sz="4" w:space="0" w:color="000000" w:themeColor="text1"/>
              <w:left w:val="single" w:sz="4" w:space="0" w:color="000000" w:themeColor="text1"/>
              <w:bottom w:val="none" w:sz="4" w:space="0" w:color="000000" w:themeColor="text1"/>
              <w:right w:val="single" w:sz="4" w:space="0" w:color="000000" w:themeColor="text1"/>
            </w:tcBorders>
            <w:vAlign w:val="center"/>
          </w:tcPr>
          <w:p w14:paraId="2EC9DA6D" w14:textId="77777777" w:rsidR="003A6423" w:rsidRPr="00F8335A" w:rsidRDefault="003A6423" w:rsidP="00F8335A">
            <w:pPr>
              <w:ind w:left="-20" w:right="-20"/>
              <w:jc w:val="center"/>
              <w:rPr>
                <w:rFonts w:cs="Arial"/>
                <w:szCs w:val="24"/>
              </w:rPr>
            </w:pPr>
            <w:r w:rsidRPr="00F8335A">
              <w:rPr>
                <w:rFonts w:eastAsia="Calibri" w:cs="Arial"/>
                <w:szCs w:val="24"/>
              </w:rPr>
              <w:t>[9,17]</w:t>
            </w:r>
          </w:p>
        </w:tc>
      </w:tr>
      <w:tr w:rsidR="00023492" w:rsidRPr="00F8335A" w14:paraId="378DDCD0" w14:textId="77777777" w:rsidTr="00796D52">
        <w:trPr>
          <w:trHeight w:val="300"/>
        </w:trPr>
        <w:tc>
          <w:tcPr>
            <w:tcW w:w="1435" w:type="dxa"/>
            <w:vMerge/>
            <w:vAlign w:val="center"/>
          </w:tcPr>
          <w:p w14:paraId="2E37845E" w14:textId="77777777" w:rsidR="003A6423" w:rsidRPr="00F8335A" w:rsidRDefault="003A6423" w:rsidP="00F8335A">
            <w:pPr>
              <w:jc w:val="center"/>
              <w:rPr>
                <w:rFonts w:cs="Arial"/>
                <w:szCs w:val="24"/>
              </w:rPr>
            </w:pPr>
          </w:p>
        </w:tc>
        <w:tc>
          <w:tcPr>
            <w:tcW w:w="1260" w:type="dxa"/>
            <w:vMerge/>
            <w:vAlign w:val="center"/>
          </w:tcPr>
          <w:p w14:paraId="22DDCBDD" w14:textId="77777777" w:rsidR="003A6423" w:rsidRPr="00F8335A" w:rsidRDefault="003A6423" w:rsidP="00F8335A">
            <w:pPr>
              <w:jc w:val="center"/>
              <w:rPr>
                <w:rFonts w:cs="Arial"/>
                <w:szCs w:val="24"/>
              </w:rPr>
            </w:pPr>
          </w:p>
        </w:tc>
        <w:tc>
          <w:tcPr>
            <w:tcW w:w="990" w:type="dxa"/>
            <w:vMerge/>
            <w:vAlign w:val="center"/>
          </w:tcPr>
          <w:p w14:paraId="31E29C3A" w14:textId="77777777" w:rsidR="003A6423" w:rsidRPr="00F8335A" w:rsidRDefault="003A6423" w:rsidP="00F8335A">
            <w:pPr>
              <w:jc w:val="center"/>
              <w:rPr>
                <w:rFonts w:cs="Arial"/>
                <w:szCs w:val="24"/>
              </w:rPr>
            </w:pPr>
          </w:p>
        </w:tc>
        <w:tc>
          <w:tcPr>
            <w:tcW w:w="1440" w:type="dxa"/>
            <w:tcBorders>
              <w:top w:val="none" w:sz="4" w:space="0" w:color="000000" w:themeColor="text1"/>
              <w:left w:val="single" w:sz="4" w:space="0" w:color="000000" w:themeColor="text1"/>
              <w:bottom w:val="single" w:sz="4" w:space="0" w:color="000000" w:themeColor="text1"/>
              <w:right w:val="single" w:sz="4" w:space="0" w:color="000000" w:themeColor="text1"/>
            </w:tcBorders>
            <w:vAlign w:val="center"/>
          </w:tcPr>
          <w:p w14:paraId="5D9026B9" w14:textId="574E3E1B" w:rsidR="003A6423" w:rsidRPr="00F8335A" w:rsidRDefault="003A6423" w:rsidP="00F8335A">
            <w:pPr>
              <w:ind w:left="-20" w:right="-20"/>
              <w:jc w:val="center"/>
              <w:rPr>
                <w:rFonts w:cs="Arial"/>
                <w:szCs w:val="24"/>
              </w:rPr>
            </w:pPr>
            <w:r w:rsidRPr="00F8335A">
              <w:rPr>
                <w:rFonts w:eastAsia="Calibri" w:cs="Arial"/>
                <w:szCs w:val="24"/>
              </w:rPr>
              <w:t>[43,56]</w:t>
            </w:r>
          </w:p>
        </w:tc>
        <w:tc>
          <w:tcPr>
            <w:tcW w:w="270" w:type="dxa"/>
            <w:vMerge/>
            <w:vAlign w:val="center"/>
          </w:tcPr>
          <w:p w14:paraId="7E2A763F" w14:textId="77777777" w:rsidR="003A6423" w:rsidRPr="00F8335A" w:rsidRDefault="003A6423" w:rsidP="00F8335A">
            <w:pPr>
              <w:jc w:val="center"/>
              <w:rPr>
                <w:rFonts w:cs="Arial"/>
                <w:szCs w:val="24"/>
              </w:rPr>
            </w:pPr>
          </w:p>
        </w:tc>
        <w:tc>
          <w:tcPr>
            <w:tcW w:w="1260" w:type="dxa"/>
            <w:vMerge/>
            <w:vAlign w:val="center"/>
          </w:tcPr>
          <w:p w14:paraId="3E07566F" w14:textId="77777777" w:rsidR="003A6423" w:rsidRPr="00F8335A" w:rsidRDefault="003A6423" w:rsidP="00F8335A">
            <w:pPr>
              <w:jc w:val="center"/>
              <w:rPr>
                <w:rFonts w:cs="Arial"/>
                <w:szCs w:val="24"/>
              </w:rPr>
            </w:pPr>
          </w:p>
        </w:tc>
        <w:tc>
          <w:tcPr>
            <w:tcW w:w="990" w:type="dxa"/>
            <w:vMerge/>
            <w:vAlign w:val="center"/>
          </w:tcPr>
          <w:p w14:paraId="3A8BAA6E" w14:textId="77777777" w:rsidR="003A6423" w:rsidRPr="00F8335A" w:rsidRDefault="003A6423" w:rsidP="00F8335A">
            <w:pPr>
              <w:jc w:val="center"/>
              <w:rPr>
                <w:rFonts w:cs="Arial"/>
                <w:szCs w:val="24"/>
              </w:rPr>
            </w:pPr>
          </w:p>
        </w:tc>
        <w:tc>
          <w:tcPr>
            <w:tcW w:w="1370" w:type="dxa"/>
            <w:tcBorders>
              <w:top w:val="none" w:sz="4" w:space="0" w:color="000000" w:themeColor="text1"/>
              <w:left w:val="single" w:sz="4" w:space="0" w:color="000000" w:themeColor="text1"/>
              <w:bottom w:val="single" w:sz="4" w:space="0" w:color="000000" w:themeColor="text1"/>
              <w:right w:val="single" w:sz="4" w:space="0" w:color="000000" w:themeColor="text1"/>
            </w:tcBorders>
            <w:vAlign w:val="center"/>
          </w:tcPr>
          <w:p w14:paraId="1B160A17" w14:textId="77777777" w:rsidR="003A6423" w:rsidRPr="00F8335A" w:rsidRDefault="003A6423" w:rsidP="00F8335A">
            <w:pPr>
              <w:ind w:left="-20" w:right="-20"/>
              <w:jc w:val="center"/>
              <w:rPr>
                <w:rFonts w:cs="Arial"/>
                <w:szCs w:val="24"/>
              </w:rPr>
            </w:pPr>
            <w:r w:rsidRPr="00F8335A">
              <w:rPr>
                <w:rFonts w:eastAsia="Calibri" w:cs="Arial"/>
                <w:szCs w:val="24"/>
              </w:rPr>
              <w:t>[37,62]</w:t>
            </w:r>
          </w:p>
        </w:tc>
      </w:tr>
    </w:tbl>
    <w:p w14:paraId="5BCE77D0" w14:textId="77777777" w:rsidR="00C31811" w:rsidRPr="00C31811" w:rsidRDefault="00C31811" w:rsidP="00C31811">
      <w:pPr>
        <w:rPr>
          <w:rFonts w:cs="Arial"/>
          <w:szCs w:val="24"/>
        </w:rPr>
      </w:pPr>
    </w:p>
    <w:p w14:paraId="2D32547E" w14:textId="77777777" w:rsidR="003D1F3A" w:rsidRDefault="00C31811" w:rsidP="00C31811">
      <w:pPr>
        <w:rPr>
          <w:rFonts w:cs="Arial"/>
          <w:szCs w:val="24"/>
        </w:rPr>
      </w:pPr>
      <w:r w:rsidRPr="00C31811">
        <w:rPr>
          <w:rFonts w:cs="Arial"/>
          <w:szCs w:val="24"/>
        </w:rPr>
        <w:t xml:space="preserve">Although the KNN method got a better accuracy and F1 score when all the datasets were combined into one dataset, the Logistic Regression had a better accuracy and F1 score overall when the target audience could be specified. </w:t>
      </w:r>
    </w:p>
    <w:p w14:paraId="178AD47F" w14:textId="2EF5F7DB" w:rsidR="00C31811" w:rsidRPr="00C31811" w:rsidRDefault="00C31811" w:rsidP="00C31811">
      <w:pPr>
        <w:rPr>
          <w:rFonts w:cs="Arial"/>
          <w:szCs w:val="24"/>
        </w:rPr>
      </w:pPr>
      <w:r w:rsidRPr="00C31811">
        <w:rPr>
          <w:rFonts w:cs="Arial"/>
          <w:szCs w:val="24"/>
        </w:rPr>
        <w:t>Therefore, the Logistic Regression imputation was chosen to impute the missing data in all the datasets. Each dataset became completed and was passed to train up the model for the attendance prediction of the upcoming events.</w:t>
      </w:r>
    </w:p>
    <w:p w14:paraId="4406BA38" w14:textId="77777777" w:rsidR="00C31811" w:rsidRPr="00C31811" w:rsidRDefault="00C31811" w:rsidP="00C31811">
      <w:pPr>
        <w:rPr>
          <w:rFonts w:cs="Arial"/>
          <w:szCs w:val="24"/>
        </w:rPr>
      </w:pPr>
      <w:r w:rsidRPr="00C31811">
        <w:rPr>
          <w:rFonts w:cs="Arial"/>
          <w:szCs w:val="24"/>
        </w:rPr>
        <w:t> </w:t>
      </w:r>
    </w:p>
    <w:p w14:paraId="5122C505" w14:textId="77777777" w:rsidR="00C31811" w:rsidRPr="00C31811" w:rsidRDefault="00C31811" w:rsidP="679CC951">
      <w:pPr>
        <w:rPr>
          <w:rFonts w:cs="Arial"/>
        </w:rPr>
      </w:pPr>
    </w:p>
    <w:p w14:paraId="241FE4B8" w14:textId="510BB90F" w:rsidR="679CC951" w:rsidRDefault="679CC951" w:rsidP="679CC951">
      <w:pPr>
        <w:rPr>
          <w:rFonts w:cs="Arial"/>
        </w:rPr>
      </w:pPr>
    </w:p>
    <w:p w14:paraId="3DED2004" w14:textId="2B910232" w:rsidR="00C31811" w:rsidRDefault="481ED667" w:rsidP="679CC951">
      <w:pPr>
        <w:rPr>
          <w:rFonts w:cs="Arial"/>
        </w:rPr>
      </w:pPr>
      <w:r w:rsidRPr="679CC951">
        <w:rPr>
          <w:rFonts w:cs="Arial"/>
        </w:rPr>
        <w:t> </w:t>
      </w:r>
    </w:p>
    <w:p w14:paraId="66918A51" w14:textId="07ABE1D1" w:rsidR="00185701" w:rsidRDefault="00185701" w:rsidP="00692889">
      <w:pPr>
        <w:rPr>
          <w:rFonts w:cs="Arial"/>
          <w:szCs w:val="24"/>
        </w:rPr>
      </w:pPr>
    </w:p>
    <w:p w14:paraId="2A4FC21C" w14:textId="6931F935" w:rsidR="004C4386" w:rsidRDefault="004C4386" w:rsidP="004471D9">
      <w:pPr>
        <w:pStyle w:val="Heading1"/>
      </w:pPr>
      <w:bookmarkStart w:id="78" w:name="_Toc160103520"/>
      <w:r w:rsidRPr="004C4386">
        <w:lastRenderedPageBreak/>
        <w:t xml:space="preserve">DEVELOPED PREDICTION </w:t>
      </w:r>
      <w:r w:rsidR="005F7B1E">
        <w:t>APPLICATION</w:t>
      </w:r>
      <w:bookmarkEnd w:id="78"/>
    </w:p>
    <w:p w14:paraId="3661A830" w14:textId="226CD393" w:rsidR="002710F9" w:rsidRDefault="002710F9" w:rsidP="002710F9">
      <w:pPr>
        <w:pStyle w:val="Heading2"/>
      </w:pPr>
      <w:bookmarkStart w:id="79" w:name="_Toc160103521"/>
      <w:r>
        <w:t>Objective</w:t>
      </w:r>
      <w:bookmarkEnd w:id="79"/>
    </w:p>
    <w:p w14:paraId="56AC872B" w14:textId="2E7FB4E3" w:rsidR="00E00DEF" w:rsidRDefault="00232F3D" w:rsidP="00E00DEF">
      <w:r>
        <w:t xml:space="preserve">The required objective of the project was to </w:t>
      </w:r>
      <w:r w:rsidR="009F1376">
        <w:t xml:space="preserve">see if </w:t>
      </w:r>
      <w:r w:rsidR="00A25E6B">
        <w:t xml:space="preserve">a forecast of registrations for a conference could be made based on the </w:t>
      </w:r>
      <w:r w:rsidR="00C90FBD">
        <w:t xml:space="preserve">way registrations have been made so far. </w:t>
      </w:r>
    </w:p>
    <w:p w14:paraId="03056100" w14:textId="2328AF7F" w:rsidR="00C90FBD" w:rsidRDefault="00C90FBD" w:rsidP="00E00DEF">
      <w:r>
        <w:t>This application achieves this objective and goes a couple of steps further, as explained in the following sections.</w:t>
      </w:r>
    </w:p>
    <w:p w14:paraId="3D7B1BAD" w14:textId="09899A8E" w:rsidR="00EA1D5A" w:rsidRDefault="00EA1D5A" w:rsidP="00EA1D5A">
      <w:pPr>
        <w:pStyle w:val="Heading2"/>
      </w:pPr>
      <w:bookmarkStart w:id="80" w:name="_Toc160103522"/>
      <w:r>
        <w:t>Assumptions</w:t>
      </w:r>
      <w:bookmarkEnd w:id="80"/>
    </w:p>
    <w:p w14:paraId="7C2BA78F" w14:textId="73095E14" w:rsidR="00EA1D5A" w:rsidRDefault="00EA1D5A" w:rsidP="00EA1D5A">
      <w:r>
        <w:t xml:space="preserve">Certain assumptions </w:t>
      </w:r>
      <w:r w:rsidR="00E76518">
        <w:t>must</w:t>
      </w:r>
      <w:r>
        <w:t xml:space="preserve"> be made for the prediction model to work properly.</w:t>
      </w:r>
    </w:p>
    <w:p w14:paraId="766183B3" w14:textId="3456BFAD" w:rsidR="00EA1D5A" w:rsidRDefault="00773463" w:rsidP="00EA1D5A">
      <w:pPr>
        <w:pStyle w:val="ListParagraph"/>
        <w:numPr>
          <w:ilvl w:val="0"/>
          <w:numId w:val="28"/>
        </w:numPr>
      </w:pPr>
      <w:r>
        <w:t xml:space="preserve">The </w:t>
      </w:r>
      <w:r w:rsidR="000D0075">
        <w:t>model will assume that the bookings made up to the current date followed a consistent trend</w:t>
      </w:r>
      <w:r w:rsidR="009A7DA6">
        <w:t xml:space="preserve">. The distribution of bookings over </w:t>
      </w:r>
      <w:r w:rsidR="00184EC4">
        <w:t xml:space="preserve">individual days </w:t>
      </w:r>
      <w:r w:rsidR="00484441">
        <w:t xml:space="preserve">for the new data </w:t>
      </w:r>
      <w:r w:rsidR="00184EC4">
        <w:t xml:space="preserve">cannot be </w:t>
      </w:r>
      <w:r w:rsidR="00975AFA">
        <w:t>filled out by the model at this stage.</w:t>
      </w:r>
    </w:p>
    <w:p w14:paraId="5EC5AAD7" w14:textId="5F835AE4" w:rsidR="00975AFA" w:rsidRDefault="00975AFA" w:rsidP="00EA1D5A">
      <w:pPr>
        <w:pStyle w:val="ListParagraph"/>
        <w:numPr>
          <w:ilvl w:val="0"/>
          <w:numId w:val="28"/>
        </w:numPr>
      </w:pPr>
      <w:r>
        <w:t>There were no advertisement campaigns launched up to the “current date” that will be provided to the model to make predictions for any new conferences.</w:t>
      </w:r>
    </w:p>
    <w:p w14:paraId="6AA39D8C" w14:textId="7E2B693D" w:rsidR="003B1230" w:rsidRPr="00EA1D5A" w:rsidRDefault="003B1230" w:rsidP="00EA1D5A">
      <w:pPr>
        <w:pStyle w:val="ListParagraph"/>
        <w:numPr>
          <w:ilvl w:val="0"/>
          <w:numId w:val="28"/>
        </w:numPr>
      </w:pPr>
      <w:r>
        <w:t>The type of advertisement is not relevant to the application. It assumes that the type of advertisement has no effect.</w:t>
      </w:r>
    </w:p>
    <w:p w14:paraId="3896F2C6" w14:textId="25E29A3C" w:rsidR="005729C2" w:rsidRDefault="00673F7B" w:rsidP="00D21194">
      <w:pPr>
        <w:pStyle w:val="Heading2"/>
        <w:rPr>
          <w:lang w:val="en-US"/>
        </w:rPr>
      </w:pPr>
      <w:bookmarkStart w:id="81" w:name="_Toc160103523"/>
      <w:r>
        <w:rPr>
          <w:lang w:val="en-US"/>
        </w:rPr>
        <w:t>Booking Count Prediction</w:t>
      </w:r>
      <w:bookmarkEnd w:id="81"/>
    </w:p>
    <w:p w14:paraId="209479B7" w14:textId="193F69C3" w:rsidR="00F60731" w:rsidRDefault="00E06B7F" w:rsidP="00E21549">
      <w:r>
        <w:t xml:space="preserve">To make predictions for the booking count, the machine learning model was chosen from the best options </w:t>
      </w:r>
      <w:r w:rsidR="00E633EB">
        <w:t xml:space="preserve">discovered during the comparative study. The standout options were Elastic Net Regression from the regression models and SARIMAX from the time series models. </w:t>
      </w:r>
    </w:p>
    <w:p w14:paraId="53BA3A1D" w14:textId="51526963" w:rsidR="00E633EB" w:rsidRDefault="00E633EB" w:rsidP="00E21549">
      <w:r>
        <w:t>Their accuracy scores are compared in the following table for each target audience to decide the model for the application.</w:t>
      </w:r>
    </w:p>
    <w:tbl>
      <w:tblPr>
        <w:tblStyle w:val="TableGrid"/>
        <w:tblW w:w="5000" w:type="pct"/>
        <w:jc w:val="center"/>
        <w:tblLook w:val="04A0" w:firstRow="1" w:lastRow="0" w:firstColumn="1" w:lastColumn="0" w:noHBand="0" w:noVBand="1"/>
      </w:tblPr>
      <w:tblGrid>
        <w:gridCol w:w="3415"/>
        <w:gridCol w:w="2869"/>
        <w:gridCol w:w="2732"/>
      </w:tblGrid>
      <w:tr w:rsidR="009A7729" w14:paraId="5D0918A9" w14:textId="52C5492D" w:rsidTr="009A7729">
        <w:trPr>
          <w:jc w:val="center"/>
        </w:trPr>
        <w:tc>
          <w:tcPr>
            <w:tcW w:w="1894" w:type="pct"/>
            <w:vAlign w:val="center"/>
          </w:tcPr>
          <w:p w14:paraId="39C74D9F" w14:textId="59BEDD14" w:rsidR="009A7729" w:rsidRDefault="009A7729" w:rsidP="009A7729">
            <w:pPr>
              <w:jc w:val="center"/>
              <w:rPr>
                <w:b/>
                <w:bCs/>
              </w:rPr>
            </w:pPr>
          </w:p>
        </w:tc>
        <w:tc>
          <w:tcPr>
            <w:tcW w:w="1591" w:type="pct"/>
            <w:vAlign w:val="center"/>
          </w:tcPr>
          <w:p w14:paraId="2DF9A3AE" w14:textId="3FE8E3BA" w:rsidR="009A7729" w:rsidRDefault="009A7729" w:rsidP="009A7729">
            <w:pPr>
              <w:jc w:val="center"/>
              <w:rPr>
                <w:b/>
                <w:bCs/>
              </w:rPr>
            </w:pPr>
            <w:r>
              <w:rPr>
                <w:b/>
                <w:bCs/>
              </w:rPr>
              <w:t>Elastic Net Regression</w:t>
            </w:r>
          </w:p>
        </w:tc>
        <w:tc>
          <w:tcPr>
            <w:tcW w:w="1515" w:type="pct"/>
            <w:vAlign w:val="center"/>
          </w:tcPr>
          <w:p w14:paraId="65BF370E" w14:textId="4CD0EA0A" w:rsidR="009A7729" w:rsidRDefault="009A7729" w:rsidP="009A7729">
            <w:pPr>
              <w:jc w:val="center"/>
              <w:rPr>
                <w:b/>
                <w:bCs/>
              </w:rPr>
            </w:pPr>
            <w:r>
              <w:rPr>
                <w:b/>
                <w:bCs/>
              </w:rPr>
              <w:t>SARIMAX</w:t>
            </w:r>
          </w:p>
        </w:tc>
      </w:tr>
      <w:tr w:rsidR="009A7729" w14:paraId="653C3E3B" w14:textId="3C20B297" w:rsidTr="009A7729">
        <w:trPr>
          <w:jc w:val="center"/>
        </w:trPr>
        <w:tc>
          <w:tcPr>
            <w:tcW w:w="1894" w:type="pct"/>
            <w:vAlign w:val="center"/>
          </w:tcPr>
          <w:p w14:paraId="2C3431EE" w14:textId="77777777" w:rsidR="009A7729" w:rsidRPr="005A35B6" w:rsidRDefault="009A7729" w:rsidP="009A7729">
            <w:pPr>
              <w:jc w:val="center"/>
              <w:rPr>
                <w:b/>
                <w:bCs/>
              </w:rPr>
            </w:pPr>
            <w:r>
              <w:rPr>
                <w:b/>
                <w:bCs/>
              </w:rPr>
              <w:t>Target Audience</w:t>
            </w:r>
          </w:p>
        </w:tc>
        <w:tc>
          <w:tcPr>
            <w:tcW w:w="1591" w:type="pct"/>
            <w:vAlign w:val="center"/>
          </w:tcPr>
          <w:p w14:paraId="7BB1460E" w14:textId="77777777" w:rsidR="009A7729" w:rsidRPr="005A35B6" w:rsidRDefault="009A7729" w:rsidP="009A7729">
            <w:pPr>
              <w:jc w:val="center"/>
              <w:rPr>
                <w:b/>
                <w:bCs/>
              </w:rPr>
            </w:pPr>
            <w:r>
              <w:rPr>
                <w:b/>
                <w:bCs/>
              </w:rPr>
              <w:t>Accuracy (%)</w:t>
            </w:r>
          </w:p>
        </w:tc>
        <w:tc>
          <w:tcPr>
            <w:tcW w:w="1515" w:type="pct"/>
            <w:vAlign w:val="center"/>
          </w:tcPr>
          <w:p w14:paraId="52DCD0A4" w14:textId="6A89E594" w:rsidR="009A7729" w:rsidRDefault="009A7729" w:rsidP="009A7729">
            <w:pPr>
              <w:jc w:val="center"/>
              <w:rPr>
                <w:b/>
                <w:bCs/>
              </w:rPr>
            </w:pPr>
            <w:r>
              <w:rPr>
                <w:b/>
                <w:bCs/>
              </w:rPr>
              <w:t>Accuracy (%)</w:t>
            </w:r>
          </w:p>
        </w:tc>
      </w:tr>
      <w:tr w:rsidR="009A7729" w14:paraId="12E53D74" w14:textId="2E8595AD" w:rsidTr="009A7729">
        <w:trPr>
          <w:jc w:val="center"/>
        </w:trPr>
        <w:tc>
          <w:tcPr>
            <w:tcW w:w="1894" w:type="pct"/>
            <w:vAlign w:val="center"/>
          </w:tcPr>
          <w:p w14:paraId="12DBA661" w14:textId="77777777" w:rsidR="009A7729" w:rsidRDefault="009A7729" w:rsidP="009A7729">
            <w:pPr>
              <w:jc w:val="center"/>
            </w:pPr>
            <w:r>
              <w:t>IT Managers</w:t>
            </w:r>
          </w:p>
        </w:tc>
        <w:tc>
          <w:tcPr>
            <w:tcW w:w="1591" w:type="pct"/>
            <w:vAlign w:val="center"/>
          </w:tcPr>
          <w:p w14:paraId="5217D338" w14:textId="77777777" w:rsidR="009A7729" w:rsidRDefault="009A7729" w:rsidP="009A7729">
            <w:pPr>
              <w:jc w:val="center"/>
            </w:pPr>
            <w:r w:rsidRPr="00AB0080">
              <w:t>90.99</w:t>
            </w:r>
          </w:p>
        </w:tc>
        <w:tc>
          <w:tcPr>
            <w:tcW w:w="1515" w:type="pct"/>
            <w:vAlign w:val="center"/>
          </w:tcPr>
          <w:p w14:paraId="168553A2" w14:textId="6B3D8920" w:rsidR="009A7729" w:rsidRPr="5BD8B875" w:rsidRDefault="00F30506" w:rsidP="009A7729">
            <w:pPr>
              <w:jc w:val="center"/>
              <w:rPr>
                <w:rFonts w:eastAsia="Arial" w:cs="Arial"/>
              </w:rPr>
            </w:pPr>
            <w:r w:rsidRPr="5BD8B875">
              <w:rPr>
                <w:rFonts w:eastAsia="Arial" w:cs="Arial"/>
              </w:rPr>
              <w:t>83.79%</w:t>
            </w:r>
          </w:p>
        </w:tc>
      </w:tr>
      <w:tr w:rsidR="00CF24E0" w14:paraId="4DB237FA" w14:textId="26952C29" w:rsidTr="009A7729">
        <w:trPr>
          <w:jc w:val="center"/>
        </w:trPr>
        <w:tc>
          <w:tcPr>
            <w:tcW w:w="1894" w:type="pct"/>
            <w:vAlign w:val="center"/>
          </w:tcPr>
          <w:p w14:paraId="05D0E712" w14:textId="66E30F13" w:rsidR="00CF24E0" w:rsidRDefault="00CF24E0" w:rsidP="00CF24E0">
            <w:pPr>
              <w:jc w:val="center"/>
            </w:pPr>
            <w:r>
              <w:t>Property Managers</w:t>
            </w:r>
          </w:p>
        </w:tc>
        <w:tc>
          <w:tcPr>
            <w:tcW w:w="1591" w:type="pct"/>
            <w:vAlign w:val="center"/>
          </w:tcPr>
          <w:p w14:paraId="5DC15378" w14:textId="77777777" w:rsidR="00CF24E0" w:rsidRDefault="00CF24E0" w:rsidP="00CF24E0">
            <w:pPr>
              <w:jc w:val="center"/>
            </w:pPr>
            <w:r w:rsidRPr="00AB0080">
              <w:t>92.18</w:t>
            </w:r>
          </w:p>
        </w:tc>
        <w:tc>
          <w:tcPr>
            <w:tcW w:w="1515" w:type="pct"/>
            <w:vAlign w:val="center"/>
          </w:tcPr>
          <w:p w14:paraId="25E37D6A" w14:textId="6C0D57D0" w:rsidR="00CF24E0" w:rsidRPr="0F301C17" w:rsidRDefault="00CF24E0" w:rsidP="00CF24E0">
            <w:pPr>
              <w:jc w:val="center"/>
              <w:rPr>
                <w:rFonts w:eastAsia="Arial" w:cs="Arial"/>
              </w:rPr>
            </w:pPr>
            <w:r w:rsidRPr="0F301C17">
              <w:rPr>
                <w:rFonts w:eastAsia="Arial" w:cs="Arial"/>
              </w:rPr>
              <w:t>87.05%</w:t>
            </w:r>
          </w:p>
        </w:tc>
      </w:tr>
      <w:tr w:rsidR="00950EE5" w14:paraId="333E04BF" w14:textId="5762E812" w:rsidTr="009A7729">
        <w:trPr>
          <w:jc w:val="center"/>
        </w:trPr>
        <w:tc>
          <w:tcPr>
            <w:tcW w:w="1894" w:type="pct"/>
            <w:vAlign w:val="center"/>
          </w:tcPr>
          <w:p w14:paraId="12B84E58" w14:textId="77777777" w:rsidR="00950EE5" w:rsidRDefault="00950EE5" w:rsidP="00950EE5">
            <w:pPr>
              <w:jc w:val="center"/>
            </w:pPr>
            <w:r>
              <w:t>Education Property Managers</w:t>
            </w:r>
          </w:p>
        </w:tc>
        <w:tc>
          <w:tcPr>
            <w:tcW w:w="1591" w:type="pct"/>
            <w:vAlign w:val="center"/>
          </w:tcPr>
          <w:p w14:paraId="412C5FF7" w14:textId="77777777" w:rsidR="00950EE5" w:rsidRDefault="00950EE5" w:rsidP="00950EE5">
            <w:pPr>
              <w:jc w:val="center"/>
            </w:pPr>
            <w:r w:rsidRPr="00AB0080">
              <w:t>79.76</w:t>
            </w:r>
          </w:p>
        </w:tc>
        <w:tc>
          <w:tcPr>
            <w:tcW w:w="1515" w:type="pct"/>
            <w:vAlign w:val="center"/>
          </w:tcPr>
          <w:p w14:paraId="5C490658" w14:textId="61EECD87" w:rsidR="00950EE5" w:rsidRPr="7CD6E3CB" w:rsidRDefault="00950EE5" w:rsidP="00950EE5">
            <w:pPr>
              <w:jc w:val="center"/>
              <w:rPr>
                <w:rFonts w:eastAsia="Arial" w:cs="Arial"/>
              </w:rPr>
            </w:pPr>
            <w:r w:rsidRPr="7CD6E3CB">
              <w:rPr>
                <w:rFonts w:eastAsia="Arial" w:cs="Arial"/>
              </w:rPr>
              <w:t>22.52</w:t>
            </w:r>
            <w:r w:rsidRPr="47C5F4E0">
              <w:rPr>
                <w:rFonts w:eastAsia="Arial" w:cs="Arial"/>
              </w:rPr>
              <w:t>%</w:t>
            </w:r>
          </w:p>
        </w:tc>
      </w:tr>
      <w:tr w:rsidR="00950EE5" w14:paraId="42141B14" w14:textId="7CF0E996" w:rsidTr="009A7729">
        <w:trPr>
          <w:jc w:val="center"/>
        </w:trPr>
        <w:tc>
          <w:tcPr>
            <w:tcW w:w="1894" w:type="pct"/>
            <w:vAlign w:val="center"/>
          </w:tcPr>
          <w:p w14:paraId="1E3B045A" w14:textId="77777777" w:rsidR="00950EE5" w:rsidRDefault="00950EE5" w:rsidP="00950EE5">
            <w:pPr>
              <w:jc w:val="center"/>
            </w:pPr>
            <w:r>
              <w:t>Education Managers</w:t>
            </w:r>
          </w:p>
        </w:tc>
        <w:tc>
          <w:tcPr>
            <w:tcW w:w="1591" w:type="pct"/>
            <w:vAlign w:val="center"/>
          </w:tcPr>
          <w:p w14:paraId="2522CE11" w14:textId="77777777" w:rsidR="00950EE5" w:rsidRDefault="00950EE5" w:rsidP="00950EE5">
            <w:pPr>
              <w:jc w:val="center"/>
            </w:pPr>
            <w:r w:rsidRPr="00AB0080">
              <w:t>94.28</w:t>
            </w:r>
          </w:p>
        </w:tc>
        <w:tc>
          <w:tcPr>
            <w:tcW w:w="1515" w:type="pct"/>
            <w:vAlign w:val="center"/>
          </w:tcPr>
          <w:p w14:paraId="4A4986EB" w14:textId="1F8EDFD6" w:rsidR="00950EE5" w:rsidRPr="0DC27828" w:rsidRDefault="00950EE5" w:rsidP="00950EE5">
            <w:pPr>
              <w:jc w:val="center"/>
              <w:rPr>
                <w:rFonts w:eastAsia="Arial" w:cs="Arial"/>
              </w:rPr>
            </w:pPr>
            <w:r w:rsidRPr="0DC27828">
              <w:rPr>
                <w:rFonts w:eastAsia="Arial" w:cs="Arial"/>
              </w:rPr>
              <w:t>83.26%</w:t>
            </w:r>
          </w:p>
        </w:tc>
      </w:tr>
      <w:tr w:rsidR="00A67A6D" w14:paraId="4C5C8D1C" w14:textId="56B92CC5" w:rsidTr="009A7729">
        <w:trPr>
          <w:jc w:val="center"/>
        </w:trPr>
        <w:tc>
          <w:tcPr>
            <w:tcW w:w="1894" w:type="pct"/>
            <w:vAlign w:val="center"/>
          </w:tcPr>
          <w:p w14:paraId="27E66F50" w14:textId="77777777" w:rsidR="00A67A6D" w:rsidRDefault="00A67A6D" w:rsidP="00A67A6D">
            <w:pPr>
              <w:jc w:val="center"/>
            </w:pPr>
            <w:r>
              <w:lastRenderedPageBreak/>
              <w:t>Others</w:t>
            </w:r>
          </w:p>
        </w:tc>
        <w:tc>
          <w:tcPr>
            <w:tcW w:w="1591" w:type="pct"/>
            <w:vAlign w:val="center"/>
          </w:tcPr>
          <w:p w14:paraId="62F9CCB7" w14:textId="77777777" w:rsidR="00A67A6D" w:rsidRDefault="00A67A6D" w:rsidP="00A67A6D">
            <w:pPr>
              <w:jc w:val="center"/>
            </w:pPr>
            <w:r w:rsidRPr="00AB0080">
              <w:t>95.32</w:t>
            </w:r>
          </w:p>
        </w:tc>
        <w:tc>
          <w:tcPr>
            <w:tcW w:w="1515" w:type="pct"/>
            <w:vAlign w:val="center"/>
          </w:tcPr>
          <w:p w14:paraId="6665EA74" w14:textId="57BE6ED5" w:rsidR="00A67A6D" w:rsidRPr="47C5F4E0" w:rsidRDefault="00A67A6D" w:rsidP="00A67A6D">
            <w:pPr>
              <w:jc w:val="center"/>
              <w:rPr>
                <w:rFonts w:eastAsia="Arial" w:cs="Arial"/>
              </w:rPr>
            </w:pPr>
            <w:r w:rsidRPr="47C5F4E0">
              <w:rPr>
                <w:rFonts w:eastAsia="Arial" w:cs="Arial"/>
              </w:rPr>
              <w:t>86.</w:t>
            </w:r>
            <w:r w:rsidRPr="144064CD">
              <w:rPr>
                <w:rFonts w:eastAsia="Arial" w:cs="Arial"/>
              </w:rPr>
              <w:t>54%</w:t>
            </w:r>
          </w:p>
        </w:tc>
      </w:tr>
    </w:tbl>
    <w:p w14:paraId="3A042427" w14:textId="77777777" w:rsidR="00302113" w:rsidRDefault="00302113" w:rsidP="00E21549"/>
    <w:p w14:paraId="1D6CCE9C" w14:textId="0F685F1F" w:rsidR="007D3B4F" w:rsidRDefault="007D3B4F" w:rsidP="00E21549">
      <w:r>
        <w:t>The Elastic Net Regression model outperformed the SARIMAX model across all of the target audiences. Moreover, it offers the added benefit of being able to predict % effect of advertisements on the booking count (as explained in the Comparative Study chapter). Therefore, this was the model selected for the application.</w:t>
      </w:r>
    </w:p>
    <w:p w14:paraId="0174B78E" w14:textId="23D651E8" w:rsidR="007D3B4F" w:rsidRDefault="00597299" w:rsidP="00E21549">
      <w:r>
        <w:t xml:space="preserve">For predicting </w:t>
      </w:r>
      <w:r w:rsidR="00C7550E">
        <w:t xml:space="preserve">booking counts for new conferences, the elastic net model for each target audience was now trained on all the data available </w:t>
      </w:r>
      <w:r w:rsidR="00BF5833">
        <w:t>instead of splitting the data into training and testing data.</w:t>
      </w:r>
    </w:p>
    <w:p w14:paraId="57AB2407" w14:textId="0CAD28BF" w:rsidR="00BF5833" w:rsidRDefault="006661D5" w:rsidP="00E21549">
      <w:r>
        <w:t xml:space="preserve">The model takes the type of target audience, </w:t>
      </w:r>
      <w:r w:rsidR="00C05835">
        <w:t xml:space="preserve">registration start date, event date, current date, </w:t>
      </w:r>
      <w:r w:rsidR="00EA78F9">
        <w:t xml:space="preserve">and </w:t>
      </w:r>
      <w:r w:rsidR="00C05835">
        <w:t xml:space="preserve">the bookings made up to the current date. It then </w:t>
      </w:r>
      <w:r w:rsidR="00207280">
        <w:t xml:space="preserve">predicts the total number of bookings that are expected to occur by the event date. </w:t>
      </w:r>
    </w:p>
    <w:p w14:paraId="3F7CCF13" w14:textId="3996C17C" w:rsidR="00EA78F9" w:rsidRDefault="00EA78F9" w:rsidP="00E21549">
      <w:r>
        <w:t>While the accuracy of the model is good based on the testing done, it is expected to improve and make better predictions if more data is made available for it to be trained on.</w:t>
      </w:r>
    </w:p>
    <w:p w14:paraId="2107E950" w14:textId="15558E1C" w:rsidR="00EA78F9" w:rsidRDefault="002543B3" w:rsidP="00AD3560">
      <w:pPr>
        <w:pStyle w:val="Heading2"/>
      </w:pPr>
      <w:bookmarkStart w:id="82" w:name="_Toc160103524"/>
      <w:r>
        <w:t>Advertisement Effect Prediction</w:t>
      </w:r>
      <w:bookmarkEnd w:id="82"/>
    </w:p>
    <w:p w14:paraId="5179BC3F" w14:textId="5D6C285F" w:rsidR="002543B3" w:rsidRDefault="002543B3" w:rsidP="002543B3">
      <w:r>
        <w:t>The elastic net model also uses the data from the previous conferences to estimate the effectiveness of an advertisement campaign for each target audience.</w:t>
      </w:r>
    </w:p>
    <w:p w14:paraId="20BD0F55" w14:textId="7F60781B" w:rsidR="00406EBD" w:rsidRDefault="00406EBD" w:rsidP="002543B3">
      <w:r>
        <w:t>The application displays the predicted no. of bookings with and without advertisements to allow the user to make better-informed decisions before dedicating resources to an advertisement campaign.</w:t>
      </w:r>
    </w:p>
    <w:p w14:paraId="3D0365E7" w14:textId="4A657372" w:rsidR="00406EBD" w:rsidRDefault="00406EBD" w:rsidP="00406EBD">
      <w:pPr>
        <w:pStyle w:val="Heading2"/>
      </w:pPr>
      <w:bookmarkStart w:id="83" w:name="_Toc160103525"/>
      <w:r>
        <w:t>Prediction of Actual Attendees</w:t>
      </w:r>
      <w:bookmarkEnd w:id="83"/>
    </w:p>
    <w:p w14:paraId="0562F1BE" w14:textId="6338C733" w:rsidR="00406EBD" w:rsidRDefault="00406EBD" w:rsidP="00406EBD">
      <w:r>
        <w:t xml:space="preserve">While having a predicted booking count is useful, the real number that an event organizer would be concerned with is how many people </w:t>
      </w:r>
      <w:r w:rsidR="00695039">
        <w:t>turn</w:t>
      </w:r>
      <w:r>
        <w:t xml:space="preserve"> up to a conference. If the number of people who show up is significantly lower than the number of bookings, it would result in wastage of resources</w:t>
      </w:r>
      <w:r w:rsidR="00695039">
        <w:t>.</w:t>
      </w:r>
    </w:p>
    <w:p w14:paraId="485B25D6" w14:textId="3ABDB993" w:rsidR="00695039" w:rsidRDefault="00695039" w:rsidP="00406EBD">
      <w:r>
        <w:t xml:space="preserve">Therefore, this application also gives a prediction of how many people </w:t>
      </w:r>
      <w:r w:rsidR="00F73F08">
        <w:t xml:space="preserve">will attend the event after making the booking. </w:t>
      </w:r>
      <w:r w:rsidR="00031EAA">
        <w:t>We expect this prediction to be particularly useful in a real-word scenario.</w:t>
      </w:r>
    </w:p>
    <w:p w14:paraId="5896DE04" w14:textId="201055D9" w:rsidR="00031EAA" w:rsidRDefault="00031EAA" w:rsidP="00406EBD">
      <w:r>
        <w:lastRenderedPageBreak/>
        <w:t xml:space="preserve">This prediction is made using the logistic regression model from the classification models. It takes the predicted booking count as the input, and based on the already imputed training data for the relevant target audience, </w:t>
      </w:r>
      <w:r w:rsidR="00C10FCB">
        <w:t>makes a prediction of how many people will attend the conference.</w:t>
      </w:r>
    </w:p>
    <w:p w14:paraId="5BE4A9C5" w14:textId="4DF0D7A7" w:rsidR="00C10FCB" w:rsidRDefault="00C10FCB" w:rsidP="00C10FCB">
      <w:pPr>
        <w:pStyle w:val="Heading2"/>
      </w:pPr>
      <w:bookmarkStart w:id="84" w:name="_Toc160103526"/>
      <w:r>
        <w:t>Graphical User Interface</w:t>
      </w:r>
      <w:bookmarkEnd w:id="84"/>
    </w:p>
    <w:p w14:paraId="3D90AFA5" w14:textId="77777777" w:rsidR="00A04E36" w:rsidRDefault="00021F85" w:rsidP="00C10FCB">
      <w:r>
        <w:t xml:space="preserve">A graphical user interface (GUI) was also developed so that the end users could easily interact with the application. The GUI was developed using tkinter in python. </w:t>
      </w:r>
    </w:p>
    <w:p w14:paraId="00B17F02" w14:textId="23A9A0F5" w:rsidR="00C10FCB" w:rsidRPr="00C10FCB" w:rsidRDefault="00021F85" w:rsidP="00C10FCB">
      <w:r>
        <w:t xml:space="preserve"> </w:t>
      </w:r>
    </w:p>
    <w:p w14:paraId="688892AE" w14:textId="77777777" w:rsidR="00F60731" w:rsidRDefault="00F60731" w:rsidP="00F60731"/>
    <w:p w14:paraId="16AFE504" w14:textId="77777777" w:rsidR="00F60731" w:rsidRDefault="00F60731" w:rsidP="00F60731"/>
    <w:p w14:paraId="6FE62037" w14:textId="77777777" w:rsidR="00F60731" w:rsidRDefault="00F60731" w:rsidP="00F60731"/>
    <w:p w14:paraId="39C48908" w14:textId="77777777" w:rsidR="00F60731" w:rsidRDefault="00F60731" w:rsidP="00F60731"/>
    <w:p w14:paraId="2CA0AAAD" w14:textId="77777777" w:rsidR="00F60731" w:rsidRDefault="00F60731" w:rsidP="00F60731"/>
    <w:p w14:paraId="339E3403" w14:textId="77777777" w:rsidR="00F60731" w:rsidRDefault="00F60731" w:rsidP="00F60731"/>
    <w:p w14:paraId="076F3191" w14:textId="77777777" w:rsidR="00F60731" w:rsidRDefault="00F60731" w:rsidP="00F60731"/>
    <w:p w14:paraId="1242F7BC" w14:textId="77777777" w:rsidR="00F60731" w:rsidRDefault="00F60731" w:rsidP="00F60731"/>
    <w:p w14:paraId="1CDB0F46" w14:textId="77777777" w:rsidR="00F60731" w:rsidRDefault="00F60731" w:rsidP="00F60731"/>
    <w:p w14:paraId="77914428" w14:textId="77777777" w:rsidR="00F60731" w:rsidRDefault="00F60731" w:rsidP="00F60731"/>
    <w:p w14:paraId="6EECF600" w14:textId="77777777" w:rsidR="00223C51" w:rsidRDefault="00223C51" w:rsidP="00F60731"/>
    <w:p w14:paraId="6F665A2F" w14:textId="77777777" w:rsidR="0089621D" w:rsidRDefault="0089621D" w:rsidP="00F60731"/>
    <w:p w14:paraId="143CC335" w14:textId="77777777" w:rsidR="0089621D" w:rsidRDefault="0089621D" w:rsidP="00F60731"/>
    <w:p w14:paraId="69F1E094" w14:textId="77777777" w:rsidR="0089621D" w:rsidRDefault="0089621D" w:rsidP="00F60731"/>
    <w:p w14:paraId="6640F624" w14:textId="77777777" w:rsidR="0089621D" w:rsidRDefault="0089621D" w:rsidP="00F60731"/>
    <w:p w14:paraId="6D1C5ECB" w14:textId="77777777" w:rsidR="0089621D" w:rsidRDefault="0089621D" w:rsidP="00F60731"/>
    <w:p w14:paraId="183C9EB2" w14:textId="77777777" w:rsidR="0089621D" w:rsidRDefault="0089621D" w:rsidP="00F60731"/>
    <w:p w14:paraId="21F79F48" w14:textId="77777777" w:rsidR="0089621D" w:rsidRDefault="0089621D" w:rsidP="00F60731"/>
    <w:p w14:paraId="27F72F9F" w14:textId="77777777" w:rsidR="007858D6" w:rsidRDefault="007858D6" w:rsidP="00F60731"/>
    <w:p w14:paraId="36BF8DE6" w14:textId="77777777" w:rsidR="007858D6" w:rsidRDefault="007858D6" w:rsidP="00F60731"/>
    <w:p w14:paraId="57045A07" w14:textId="77777777" w:rsidR="0089621D" w:rsidRPr="00F60731" w:rsidRDefault="0089621D" w:rsidP="00F60731"/>
    <w:p w14:paraId="57644435" w14:textId="692E9B9A" w:rsidR="002527B1" w:rsidRDefault="007858D6" w:rsidP="004471D9">
      <w:pPr>
        <w:pStyle w:val="Heading1"/>
      </w:pPr>
      <w:bookmarkStart w:id="85" w:name="_Toc160103527"/>
      <w:r>
        <w:t>FUTURE WORK</w:t>
      </w:r>
      <w:bookmarkEnd w:id="85"/>
    </w:p>
    <w:p w14:paraId="72BF9668" w14:textId="23D5195A" w:rsidR="007858D6" w:rsidRDefault="007858D6" w:rsidP="007858D6">
      <w:r>
        <w:t>There is scope for further development in this application</w:t>
      </w:r>
      <w:r w:rsidR="00B056CA">
        <w:t>, and some of these future developments are listed below.</w:t>
      </w:r>
    </w:p>
    <w:p w14:paraId="76A9F60E" w14:textId="629AE1FB" w:rsidR="00B056CA" w:rsidRDefault="00B056CA" w:rsidP="00B056CA">
      <w:pPr>
        <w:pStyle w:val="Heading2"/>
      </w:pPr>
      <w:bookmarkStart w:id="86" w:name="_Toc160103528"/>
      <w:r>
        <w:t>Data Analysis</w:t>
      </w:r>
      <w:bookmarkEnd w:id="86"/>
    </w:p>
    <w:p w14:paraId="2128894A" w14:textId="08149F76" w:rsidR="00B056CA" w:rsidRDefault="00B056CA" w:rsidP="00B056CA">
      <w:r>
        <w:t xml:space="preserve">A more detailed data analysis could help </w:t>
      </w:r>
      <w:r w:rsidR="00F33C32">
        <w:t>understand the effect of different factors</w:t>
      </w:r>
      <w:r w:rsidR="00051CB8">
        <w:t xml:space="preserve">. One such factor could be the </w:t>
      </w:r>
      <w:r w:rsidR="00F33C32">
        <w:t>age of participant</w:t>
      </w:r>
      <w:r w:rsidR="00384982">
        <w:t>. The more detailed the data that is provided for development of this application, the more accurate and realistic the predictions will be.</w:t>
      </w:r>
    </w:p>
    <w:p w14:paraId="2B998341" w14:textId="5025B6FC" w:rsidR="00384982" w:rsidRDefault="00384982" w:rsidP="00384982">
      <w:pPr>
        <w:pStyle w:val="Heading2"/>
      </w:pPr>
      <w:bookmarkStart w:id="87" w:name="_Toc160103529"/>
      <w:r>
        <w:t>Prediction Models</w:t>
      </w:r>
      <w:bookmarkEnd w:id="87"/>
    </w:p>
    <w:p w14:paraId="113C1A51" w14:textId="4CD561A6" w:rsidR="00384982" w:rsidRDefault="00384982" w:rsidP="00384982">
      <w:r>
        <w:t xml:space="preserve">After </w:t>
      </w:r>
      <w:r w:rsidR="002A2807">
        <w:t xml:space="preserve">performing the comparative study of prediction models, it was apparent that some initial ideas of which models would be better were not necessarily correct. </w:t>
      </w:r>
      <w:r w:rsidR="00340CD4">
        <w:t xml:space="preserve">Therefore, a comparative study of even more </w:t>
      </w:r>
      <w:r w:rsidR="008C72F5">
        <w:t>machine learning could benefit the application in terms of selecting an even more accurate model.</w:t>
      </w:r>
    </w:p>
    <w:p w14:paraId="4DD3B4B4" w14:textId="7911C759" w:rsidR="008C72F5" w:rsidRDefault="008C72F5" w:rsidP="00384982">
      <w:r>
        <w:t>Zero-inflated models such as the zero</w:t>
      </w:r>
      <w:r w:rsidR="0005556F">
        <w:t xml:space="preserve"> inflated negative binomial or the </w:t>
      </w:r>
      <w:r w:rsidR="00385913">
        <w:t>zero inflated poisson model might help make more accurate predictions due to the large number of days with 0 bookings in the data.</w:t>
      </w:r>
    </w:p>
    <w:p w14:paraId="0063040B" w14:textId="1DB1E5C8" w:rsidR="00385913" w:rsidRPr="00384982" w:rsidRDefault="00AC086F" w:rsidP="00384982">
      <w:r>
        <w:t>Another approach could be to study models that can handle sparsity in the data better, such as a sparse linear model, or by including a sparsity related penalty to the prediction model.</w:t>
      </w:r>
    </w:p>
    <w:p w14:paraId="37907661" w14:textId="37791612" w:rsidR="00F60731" w:rsidRPr="00F34034" w:rsidRDefault="00F34034" w:rsidP="00867C05">
      <w:pPr>
        <w:pStyle w:val="Heading2"/>
      </w:pPr>
      <w:bookmarkStart w:id="88" w:name="_Toc160103530"/>
      <w:r w:rsidRPr="00F34034">
        <w:t>Imputation</w:t>
      </w:r>
      <w:bookmarkEnd w:id="88"/>
    </w:p>
    <w:p w14:paraId="6731D0F2" w14:textId="77777777" w:rsidR="003544C9" w:rsidRDefault="00223C51" w:rsidP="00223C51">
      <w:pPr>
        <w:rPr>
          <w:rFonts w:cs="Arial"/>
          <w:szCs w:val="24"/>
        </w:rPr>
      </w:pPr>
      <w:r w:rsidRPr="00C31811">
        <w:rPr>
          <w:rFonts w:cs="Arial"/>
          <w:szCs w:val="24"/>
        </w:rPr>
        <w:t xml:space="preserve">An improvement of the imputation could be implementing the multiple imputation. As some of the missing data were considered as MNAR, multiple imputation could be implemented to lower the bias created by the imputed data. </w:t>
      </w:r>
    </w:p>
    <w:p w14:paraId="1F0CF796" w14:textId="27404207" w:rsidR="00223C51" w:rsidRPr="00C31811" w:rsidRDefault="00223C51" w:rsidP="00223C51">
      <w:pPr>
        <w:rPr>
          <w:rFonts w:cs="Arial"/>
          <w:szCs w:val="24"/>
        </w:rPr>
      </w:pPr>
      <w:r w:rsidRPr="00C31811">
        <w:rPr>
          <w:rFonts w:cs="Arial"/>
          <w:szCs w:val="24"/>
        </w:rPr>
        <w:t>The splitting and resampling of data could be randomised multiple times before fitting into the models, so multiple imputed datasets could be generated to compare the variance among the datasets. By doing so, the uncertainty of the missing data could be accounted for, and the performance of the imputation could be improved.</w:t>
      </w:r>
    </w:p>
    <w:p w14:paraId="4F82FA33" w14:textId="77777777" w:rsidR="00223C51" w:rsidRDefault="00223C51" w:rsidP="00223C51">
      <w:pPr>
        <w:rPr>
          <w:rFonts w:cs="Arial"/>
          <w:szCs w:val="24"/>
        </w:rPr>
      </w:pPr>
      <w:r w:rsidRPr="00C31811">
        <w:rPr>
          <w:rFonts w:cs="Arial"/>
          <w:szCs w:val="24"/>
        </w:rPr>
        <w:lastRenderedPageBreak/>
        <w:t>Another improvement could be to include z scores as an independent variable as well for imputation of missing values. Z scores could be converted into binary values where 1 would be above our threshold and 0 below it. It could also impact the accuracy and fit of our imputation models.</w:t>
      </w:r>
    </w:p>
    <w:p w14:paraId="2659F79E" w14:textId="282EC8FA" w:rsidR="00867C05" w:rsidRDefault="00867C05" w:rsidP="00867C05">
      <w:pPr>
        <w:pStyle w:val="Heading2"/>
      </w:pPr>
      <w:bookmarkStart w:id="89" w:name="_Toc160103531"/>
      <w:r>
        <w:t>Classification Models</w:t>
      </w:r>
      <w:bookmarkEnd w:id="89"/>
    </w:p>
    <w:p w14:paraId="5D6FDB63" w14:textId="77777777" w:rsidR="003544C9" w:rsidRDefault="00147136" w:rsidP="0040126A">
      <w:r>
        <w:t xml:space="preserve">Now that the model was decided, it could be used to test new data and impute missing values. The model would be trained for each individual event type, then used on data passed on from the regression ran before this stage, to impute the chance of a customer attending the event. </w:t>
      </w:r>
    </w:p>
    <w:p w14:paraId="08FD20AC" w14:textId="220964E1" w:rsidR="00867C05" w:rsidRDefault="00147136" w:rsidP="0040126A">
      <w:r>
        <w:t>This value is multiplied by the amount of booking on the specific day and summed to give the predicted total attendees.</w:t>
      </w:r>
      <w:r w:rsidR="008E7680">
        <w:t xml:space="preserve"> </w:t>
      </w:r>
      <w:r>
        <w:t>This can then be turned into a percentage value of the total number of tickets booked.</w:t>
      </w:r>
    </w:p>
    <w:p w14:paraId="408BA405" w14:textId="6ED18FE9" w:rsidR="000813DA" w:rsidRDefault="000813DA" w:rsidP="000813DA">
      <w:pPr>
        <w:pStyle w:val="Heading2"/>
      </w:pPr>
      <w:bookmarkStart w:id="90" w:name="_Toc160103532"/>
      <w:r>
        <w:t>User Interface and Final Predictions</w:t>
      </w:r>
      <w:bookmarkEnd w:id="90"/>
    </w:p>
    <w:p w14:paraId="7EF287AB" w14:textId="3F050E27" w:rsidR="000813DA" w:rsidRPr="000813DA" w:rsidRDefault="000813DA" w:rsidP="000813DA">
      <w:r>
        <w:t xml:space="preserve">We believe that if the end user provides a </w:t>
      </w:r>
      <w:r w:rsidR="00F51616">
        <w:t xml:space="preserve">csv file for the conference </w:t>
      </w:r>
      <w:r w:rsidR="00AE39B7">
        <w:t>up to the current date, the model would be able to make a more accurate prediction</w:t>
      </w:r>
      <w:r w:rsidR="003C0CA4">
        <w:t xml:space="preserve"> and offer more detailed insights to the user. The functionality to handle such an input from the user therefore can added to the application in the future.</w:t>
      </w:r>
    </w:p>
    <w:p w14:paraId="34A9EB8A" w14:textId="77777777" w:rsidR="00182306" w:rsidRDefault="0050428F" w:rsidP="004471D9">
      <w:pPr>
        <w:pStyle w:val="Heading1"/>
      </w:pPr>
      <w:r>
        <w:br w:type="page"/>
      </w:r>
      <w:bookmarkStart w:id="91" w:name="_Toc160103533"/>
      <w:r w:rsidR="004471D9">
        <w:lastRenderedPageBreak/>
        <w:t>C</w:t>
      </w:r>
      <w:r w:rsidR="00227AB2">
        <w:t>ONCLUSION</w:t>
      </w:r>
      <w:bookmarkEnd w:id="91"/>
    </w:p>
    <w:p w14:paraId="18917D21" w14:textId="62548219" w:rsidR="00A91D98" w:rsidRDefault="00182306" w:rsidP="00182306">
      <w:r>
        <w:t>A prediction model was developed for conference bookings. Data from seven previous conferences was analysed and used to train and test different machine learning models. Elastic net regression was found to be the most accurate and was selected for making predictions of booking count for future conferences. Imputation was conducted to fill out missing values in the conference files and the imputed data was fed to a classification model to predict how many people who register for a future conference will actually attend the event. A user interface was developed for receiving input from the user. Finally, a number of recommendations were provided for further development of the application.</w:t>
      </w:r>
      <w:r w:rsidR="00A91D98">
        <w:br w:type="page"/>
      </w:r>
    </w:p>
    <w:p w14:paraId="13CD905F" w14:textId="77777777" w:rsidR="00F34034" w:rsidRDefault="00F34034" w:rsidP="0050428F">
      <w:pPr>
        <w:spacing w:after="160" w:line="259" w:lineRule="auto"/>
        <w:jc w:val="left"/>
      </w:pPr>
    </w:p>
    <w:bookmarkStart w:id="92" w:name="_Toc160103534" w:displacedByCustomXml="next"/>
    <w:sdt>
      <w:sdtPr>
        <w:rPr>
          <w:rFonts w:eastAsiaTheme="minorHAnsi" w:cstheme="minorBidi"/>
          <w:b w:val="0"/>
          <w:sz w:val="24"/>
          <w:szCs w:val="22"/>
        </w:rPr>
        <w:id w:val="-2049366215"/>
        <w:docPartObj>
          <w:docPartGallery w:val="Bibliographies"/>
          <w:docPartUnique/>
        </w:docPartObj>
      </w:sdtPr>
      <w:sdtEndPr>
        <w:rPr>
          <w:rFonts w:eastAsiaTheme="minorEastAsia"/>
          <w:szCs w:val="24"/>
        </w:rPr>
      </w:sdtEndPr>
      <w:sdtContent>
        <w:p w14:paraId="01B59486" w14:textId="6A98DFBA" w:rsidR="00D06F41" w:rsidRDefault="00A5132E" w:rsidP="004471D9">
          <w:pPr>
            <w:pStyle w:val="Heading1"/>
          </w:pPr>
          <w:r>
            <w:t>REFERENCES</w:t>
          </w:r>
          <w:bookmarkEnd w:id="92"/>
        </w:p>
        <w:sdt>
          <w:sdtPr>
            <w:rPr>
              <w:rFonts w:ascii="Arial" w:eastAsiaTheme="minorHAnsi" w:hAnsi="Arial" w:cstheme="minorBidi"/>
              <w:color w:val="000000" w:themeColor="text1"/>
              <w:kern w:val="2"/>
              <w:szCs w:val="22"/>
              <w:lang w:eastAsia="en-US"/>
              <w14:ligatures w14:val="standardContextual"/>
            </w:rPr>
            <w:id w:val="-573587230"/>
            <w:bibliography/>
          </w:sdtPr>
          <w:sdtContent>
            <w:p w14:paraId="3C571C3F" w14:textId="77777777" w:rsidR="00E1205B" w:rsidRPr="00AF121F" w:rsidRDefault="00E1205B" w:rsidP="003924FB">
              <w:pPr>
                <w:pStyle w:val="NormalWeb"/>
                <w:spacing w:before="0" w:beforeAutospacing="0" w:after="173" w:afterAutospacing="0" w:line="360" w:lineRule="auto"/>
                <w:jc w:val="both"/>
                <w:rPr>
                  <w:rFonts w:ascii="Arial" w:hAnsi="Arial" w:cs="Arial"/>
                  <w:color w:val="000000"/>
                </w:rPr>
              </w:pPr>
              <w:r w:rsidRPr="00AF121F">
                <w:rPr>
                  <w:rFonts w:ascii="Arial" w:hAnsi="Arial" w:cs="Arial"/>
                  <w:color w:val="000000"/>
                </w:rPr>
                <w:t>'Forecasting SARIMAX and ARIMA models',</w:t>
              </w:r>
              <w:r w:rsidRPr="00AF121F">
                <w:rPr>
                  <w:rStyle w:val="apple-converted-space"/>
                  <w:rFonts w:ascii="Arial" w:eastAsiaTheme="majorEastAsia" w:hAnsi="Arial" w:cs="Arial"/>
                  <w:color w:val="000000"/>
                </w:rPr>
                <w:t> </w:t>
              </w:r>
              <w:r w:rsidRPr="00AF121F">
                <w:rPr>
                  <w:rFonts w:ascii="Arial" w:hAnsi="Arial" w:cs="Arial"/>
                  <w:i/>
                  <w:iCs/>
                  <w:color w:val="000000"/>
                </w:rPr>
                <w:t>Skforecast Docs,</w:t>
              </w:r>
              <w:r w:rsidRPr="00AF121F">
                <w:rPr>
                  <w:rStyle w:val="apple-converted-space"/>
                  <w:rFonts w:ascii="Arial" w:eastAsiaTheme="majorEastAsia" w:hAnsi="Arial" w:cs="Arial"/>
                  <w:i/>
                  <w:iCs/>
                  <w:color w:val="000000"/>
                </w:rPr>
                <w:t> </w:t>
              </w:r>
              <w:r w:rsidRPr="00AF121F">
                <w:rPr>
                  <w:rFonts w:ascii="Arial" w:hAnsi="Arial" w:cs="Arial"/>
                  <w:color w:val="000000"/>
                </w:rPr>
                <w:t>Available at:</w:t>
              </w:r>
              <w:r w:rsidRPr="00AF121F">
                <w:rPr>
                  <w:rStyle w:val="apple-converted-space"/>
                  <w:rFonts w:ascii="Arial" w:eastAsiaTheme="majorEastAsia" w:hAnsi="Arial" w:cs="Arial"/>
                  <w:color w:val="000000"/>
                </w:rPr>
                <w:t> </w:t>
              </w:r>
              <w:hyperlink r:id="rId66" w:tgtFrame="_blank" w:history="1">
                <w:r w:rsidRPr="00AF121F">
                  <w:rPr>
                    <w:rStyle w:val="Hyperlink"/>
                    <w:rFonts w:ascii="Arial" w:eastAsiaTheme="majorEastAsia" w:hAnsi="Arial" w:cs="Arial"/>
                    <w:color w:val="0066CC"/>
                  </w:rPr>
                  <w:t>https://joaquinamatrodrigo.github.io/skforecast/0.7.0/user_guides/forecasting-sarimax-arima.html.</w:t>
                </w:r>
              </w:hyperlink>
            </w:p>
            <w:p w14:paraId="74E3778C" w14:textId="77777777" w:rsidR="00E1205B" w:rsidRPr="00AF121F" w:rsidRDefault="00E1205B" w:rsidP="003924FB">
              <w:pPr>
                <w:pStyle w:val="NormalWeb"/>
                <w:spacing w:before="0" w:beforeAutospacing="0" w:after="173" w:afterAutospacing="0" w:line="360" w:lineRule="auto"/>
                <w:jc w:val="both"/>
                <w:rPr>
                  <w:rFonts w:ascii="Arial" w:hAnsi="Arial" w:cs="Arial"/>
                  <w:color w:val="000000"/>
                </w:rPr>
              </w:pPr>
              <w:r w:rsidRPr="00AF121F">
                <w:rPr>
                  <w:rFonts w:ascii="Arial" w:hAnsi="Arial" w:cs="Arial"/>
                  <w:color w:val="000000"/>
                </w:rPr>
                <w:t>'Logistic Regression', Available at:</w:t>
              </w:r>
              <w:r w:rsidRPr="00AF121F">
                <w:rPr>
                  <w:rStyle w:val="apple-converted-space"/>
                  <w:rFonts w:ascii="Arial" w:eastAsiaTheme="majorEastAsia" w:hAnsi="Arial" w:cs="Arial"/>
                  <w:color w:val="000000"/>
                </w:rPr>
                <w:t> </w:t>
              </w:r>
              <w:hyperlink r:id="rId67" w:tgtFrame="_blank" w:history="1">
                <w:r w:rsidRPr="00AF121F">
                  <w:rPr>
                    <w:rStyle w:val="Hyperlink"/>
                    <w:rFonts w:ascii="Arial" w:eastAsiaTheme="majorEastAsia" w:hAnsi="Arial" w:cs="Arial"/>
                    <w:color w:val="0066CC"/>
                  </w:rPr>
                  <w:t>https://www.stat.cmu.edu/~cshalizi/uADA/12/lectures/ch12.pdf.</w:t>
                </w:r>
              </w:hyperlink>
            </w:p>
            <w:p w14:paraId="556E2DD2" w14:textId="77777777" w:rsidR="00E1205B" w:rsidRPr="00AF121F" w:rsidRDefault="00E1205B" w:rsidP="003924FB">
              <w:pPr>
                <w:pStyle w:val="NormalWeb"/>
                <w:spacing w:before="0" w:beforeAutospacing="0" w:after="173" w:afterAutospacing="0" w:line="360" w:lineRule="auto"/>
                <w:jc w:val="both"/>
                <w:rPr>
                  <w:rFonts w:ascii="Arial" w:hAnsi="Arial" w:cs="Arial"/>
                  <w:color w:val="000000"/>
                  <w:lang w:val="fr-FR"/>
                </w:rPr>
              </w:pPr>
              <w:r w:rsidRPr="00AF121F">
                <w:rPr>
                  <w:rFonts w:ascii="Arial" w:hAnsi="Arial" w:cs="Arial"/>
                  <w:i/>
                  <w:iCs/>
                  <w:color w:val="000000"/>
                </w:rPr>
                <w:t>What is a Decision Tree?</w:t>
              </w:r>
              <w:r w:rsidRPr="00AF121F">
                <w:rPr>
                  <w:rStyle w:val="apple-converted-space"/>
                  <w:rFonts w:ascii="Arial" w:eastAsiaTheme="majorEastAsia" w:hAnsi="Arial" w:cs="Arial"/>
                  <w:i/>
                  <w:iCs/>
                  <w:color w:val="000000"/>
                </w:rPr>
                <w:t> </w:t>
              </w:r>
              <w:r w:rsidRPr="00AF121F">
                <w:rPr>
                  <w:rFonts w:ascii="Arial" w:hAnsi="Arial" w:cs="Arial"/>
                  <w:color w:val="000000"/>
                  <w:lang w:val="fr-FR"/>
                </w:rPr>
                <w:t>Available at:</w:t>
              </w:r>
              <w:r w:rsidRPr="00AF121F">
                <w:rPr>
                  <w:rStyle w:val="apple-converted-space"/>
                  <w:rFonts w:ascii="Arial" w:eastAsiaTheme="majorEastAsia" w:hAnsi="Arial" w:cs="Arial"/>
                  <w:color w:val="000000"/>
                  <w:lang w:val="fr-FR"/>
                </w:rPr>
                <w:t> </w:t>
              </w:r>
              <w:hyperlink r:id="rId68" w:tgtFrame="_blank" w:history="1">
                <w:r w:rsidRPr="00AF121F">
                  <w:rPr>
                    <w:rStyle w:val="Hyperlink"/>
                    <w:rFonts w:ascii="Arial" w:eastAsiaTheme="majorEastAsia" w:hAnsi="Arial" w:cs="Arial"/>
                    <w:color w:val="0066CC"/>
                    <w:lang w:val="fr-FR"/>
                  </w:rPr>
                  <w:t>https://www.ibm.com/topics/decision-trees</w:t>
                </w:r>
              </w:hyperlink>
              <w:r w:rsidRPr="00AF121F">
                <w:rPr>
                  <w:rStyle w:val="apple-converted-space"/>
                  <w:rFonts w:ascii="Arial" w:eastAsiaTheme="majorEastAsia" w:hAnsi="Arial" w:cs="Arial"/>
                  <w:color w:val="000000"/>
                  <w:lang w:val="fr-FR"/>
                </w:rPr>
                <w:t> </w:t>
              </w:r>
              <w:r w:rsidRPr="00AF121F">
                <w:rPr>
                  <w:rFonts w:ascii="Arial" w:hAnsi="Arial" w:cs="Arial"/>
                  <w:color w:val="000000"/>
                  <w:lang w:val="fr-FR"/>
                </w:rPr>
                <w:t>(Accessed: .</w:t>
              </w:r>
            </w:p>
            <w:p w14:paraId="7EE0A3C8" w14:textId="77777777" w:rsidR="00E1205B" w:rsidRPr="00AF121F" w:rsidRDefault="00E1205B" w:rsidP="003924FB">
              <w:pPr>
                <w:pStyle w:val="NormalWeb"/>
                <w:spacing w:before="0" w:beforeAutospacing="0" w:after="173" w:afterAutospacing="0" w:line="360" w:lineRule="auto"/>
                <w:jc w:val="both"/>
                <w:rPr>
                  <w:rFonts w:ascii="Arial" w:hAnsi="Arial" w:cs="Arial"/>
                  <w:color w:val="000000"/>
                  <w:lang w:val="fr-FR"/>
                </w:rPr>
              </w:pPr>
              <w:r w:rsidRPr="00AF121F">
                <w:rPr>
                  <w:rFonts w:ascii="Arial" w:hAnsi="Arial" w:cs="Arial"/>
                  <w:color w:val="000000"/>
                  <w:lang w:val="fr-FR"/>
                </w:rPr>
                <w:t>Agarwal, T. (2019)</w:t>
              </w:r>
              <w:r w:rsidRPr="00AF121F">
                <w:rPr>
                  <w:rStyle w:val="apple-converted-space"/>
                  <w:rFonts w:ascii="Arial" w:eastAsiaTheme="majorEastAsia" w:hAnsi="Arial" w:cs="Arial"/>
                  <w:color w:val="000000"/>
                  <w:lang w:val="fr-FR"/>
                </w:rPr>
                <w:t> </w:t>
              </w:r>
              <w:r w:rsidRPr="00AF121F">
                <w:rPr>
                  <w:rFonts w:ascii="Arial" w:hAnsi="Arial" w:cs="Arial"/>
                  <w:i/>
                  <w:iCs/>
                  <w:color w:val="000000"/>
                  <w:lang w:val="fr-FR"/>
                </w:rPr>
                <w:t>Standard Deviation.</w:t>
              </w:r>
              <w:r w:rsidRPr="00AF121F">
                <w:rPr>
                  <w:rStyle w:val="apple-converted-space"/>
                  <w:rFonts w:ascii="Arial" w:eastAsiaTheme="majorEastAsia" w:hAnsi="Arial" w:cs="Arial"/>
                  <w:i/>
                  <w:iCs/>
                  <w:color w:val="000000"/>
                  <w:lang w:val="fr-FR"/>
                </w:rPr>
                <w:t> </w:t>
              </w:r>
              <w:r w:rsidRPr="00AF121F">
                <w:rPr>
                  <w:rFonts w:ascii="Arial" w:hAnsi="Arial" w:cs="Arial"/>
                  <w:color w:val="000000"/>
                  <w:lang w:val="fr-FR"/>
                </w:rPr>
                <w:t>Available at:</w:t>
              </w:r>
              <w:r w:rsidRPr="00AF121F">
                <w:rPr>
                  <w:rStyle w:val="apple-converted-space"/>
                  <w:rFonts w:ascii="Arial" w:eastAsiaTheme="majorEastAsia" w:hAnsi="Arial" w:cs="Arial"/>
                  <w:color w:val="000000"/>
                  <w:lang w:val="fr-FR"/>
                </w:rPr>
                <w:t> </w:t>
              </w:r>
              <w:hyperlink r:id="rId69" w:tgtFrame="_blank" w:history="1">
                <w:r w:rsidRPr="00AF121F">
                  <w:rPr>
                    <w:rStyle w:val="Hyperlink"/>
                    <w:rFonts w:ascii="Arial" w:eastAsiaTheme="majorEastAsia" w:hAnsi="Arial" w:cs="Arial"/>
                    <w:color w:val="0066CC"/>
                    <w:lang w:val="fr-FR"/>
                  </w:rPr>
                  <w:t>https://www.wallstreetmojo.com/standard-deviation-examples/</w:t>
                </w:r>
              </w:hyperlink>
              <w:r w:rsidRPr="00AF121F">
                <w:rPr>
                  <w:rStyle w:val="apple-converted-space"/>
                  <w:rFonts w:ascii="Arial" w:eastAsiaTheme="majorEastAsia" w:hAnsi="Arial" w:cs="Arial"/>
                  <w:color w:val="000000"/>
                  <w:lang w:val="fr-FR"/>
                </w:rPr>
                <w:t> </w:t>
              </w:r>
              <w:r w:rsidRPr="00AF121F">
                <w:rPr>
                  <w:rFonts w:ascii="Arial" w:hAnsi="Arial" w:cs="Arial"/>
                  <w:color w:val="000000"/>
                  <w:lang w:val="fr-FR"/>
                </w:rPr>
                <w:t>(Accessed: .</w:t>
              </w:r>
            </w:p>
            <w:p w14:paraId="0AF82F56" w14:textId="77777777" w:rsidR="00E1205B" w:rsidRPr="00AF121F" w:rsidRDefault="00E1205B" w:rsidP="003924FB">
              <w:pPr>
                <w:pStyle w:val="NormalWeb"/>
                <w:spacing w:before="0" w:beforeAutospacing="0" w:after="173" w:afterAutospacing="0" w:line="360" w:lineRule="auto"/>
                <w:jc w:val="both"/>
                <w:rPr>
                  <w:rFonts w:ascii="Arial" w:hAnsi="Arial" w:cs="Arial"/>
                  <w:color w:val="000000"/>
                </w:rPr>
              </w:pPr>
              <w:r w:rsidRPr="00AF121F">
                <w:rPr>
                  <w:rFonts w:ascii="Arial" w:hAnsi="Arial" w:cs="Arial"/>
                  <w:color w:val="000000"/>
                </w:rPr>
                <w:t>Ampountolas and Apostolos (2021) 'Modeling and Forecasting Daily Hotel Demand: A Comparison Based on SARIMAX, Neural Networks, and GARCH Models',</w:t>
              </w:r>
              <w:r w:rsidRPr="00AF121F">
                <w:rPr>
                  <w:rStyle w:val="apple-converted-space"/>
                  <w:rFonts w:ascii="Arial" w:eastAsiaTheme="majorEastAsia" w:hAnsi="Arial" w:cs="Arial"/>
                  <w:color w:val="000000"/>
                </w:rPr>
                <w:t> </w:t>
              </w:r>
              <w:r w:rsidRPr="00AF121F">
                <w:rPr>
                  <w:rFonts w:ascii="Arial" w:hAnsi="Arial" w:cs="Arial"/>
                  <w:i/>
                  <w:iCs/>
                  <w:color w:val="000000"/>
                </w:rPr>
                <w:t>MDPI,</w:t>
              </w:r>
              <w:r w:rsidRPr="00AF121F">
                <w:rPr>
                  <w:rStyle w:val="apple-converted-space"/>
                  <w:rFonts w:ascii="Arial" w:eastAsiaTheme="majorEastAsia" w:hAnsi="Arial" w:cs="Arial"/>
                  <w:i/>
                  <w:iCs/>
                  <w:color w:val="000000"/>
                </w:rPr>
                <w:t> </w:t>
              </w:r>
              <w:r w:rsidRPr="00AF121F">
                <w:rPr>
                  <w:rFonts w:ascii="Arial" w:hAnsi="Arial" w:cs="Arial"/>
                  <w:color w:val="000000"/>
                </w:rPr>
                <w:t>Available at:</w:t>
              </w:r>
              <w:r w:rsidRPr="00AF121F">
                <w:rPr>
                  <w:rStyle w:val="apple-converted-space"/>
                  <w:rFonts w:ascii="Arial" w:eastAsiaTheme="majorEastAsia" w:hAnsi="Arial" w:cs="Arial"/>
                  <w:color w:val="000000"/>
                </w:rPr>
                <w:t> </w:t>
              </w:r>
              <w:hyperlink r:id="rId70" w:tgtFrame="_blank" w:history="1">
                <w:r w:rsidRPr="00AF121F">
                  <w:rPr>
                    <w:rStyle w:val="Hyperlink"/>
                    <w:rFonts w:ascii="Arial" w:eastAsiaTheme="majorEastAsia" w:hAnsi="Arial" w:cs="Arial"/>
                    <w:color w:val="0066CC"/>
                  </w:rPr>
                  <w:t>https://www.mdpi.com/2571-9394/3/3/37.</w:t>
                </w:r>
              </w:hyperlink>
            </w:p>
            <w:p w14:paraId="6E3CBD7F" w14:textId="77777777" w:rsidR="00E1205B" w:rsidRPr="00AF121F" w:rsidRDefault="00E1205B" w:rsidP="003924FB">
              <w:pPr>
                <w:pStyle w:val="NormalWeb"/>
                <w:spacing w:before="0" w:beforeAutospacing="0" w:after="173" w:afterAutospacing="0" w:line="360" w:lineRule="auto"/>
                <w:jc w:val="both"/>
                <w:rPr>
                  <w:rFonts w:ascii="Arial" w:hAnsi="Arial" w:cs="Arial"/>
                  <w:color w:val="000000"/>
                </w:rPr>
              </w:pPr>
              <w:r w:rsidRPr="00AF121F">
                <w:rPr>
                  <w:rFonts w:ascii="Arial" w:hAnsi="Arial" w:cs="Arial"/>
                  <w:color w:val="000000"/>
                </w:rPr>
                <w:t>Bar, H. (2017) 'Missing data — mechanisms and possible solutions / Datos ausentes: mecanismos y posibles soluciones',</w:t>
              </w:r>
              <w:r w:rsidRPr="00AF121F">
                <w:rPr>
                  <w:rStyle w:val="apple-converted-space"/>
                  <w:rFonts w:ascii="Arial" w:eastAsiaTheme="majorEastAsia" w:hAnsi="Arial" w:cs="Arial"/>
                  <w:color w:val="000000"/>
                </w:rPr>
                <w:t> </w:t>
              </w:r>
              <w:r w:rsidRPr="00AF121F">
                <w:rPr>
                  <w:rFonts w:ascii="Arial" w:hAnsi="Arial" w:cs="Arial"/>
                  <w:i/>
                  <w:iCs/>
                  <w:color w:val="000000"/>
                </w:rPr>
                <w:t>Culture and Education,</w:t>
              </w:r>
              <w:r w:rsidRPr="00AF121F">
                <w:rPr>
                  <w:rStyle w:val="apple-converted-space"/>
                  <w:rFonts w:ascii="Arial" w:eastAsiaTheme="majorEastAsia" w:hAnsi="Arial" w:cs="Arial"/>
                  <w:i/>
                  <w:iCs/>
                  <w:color w:val="000000"/>
                </w:rPr>
                <w:t> </w:t>
              </w:r>
              <w:r w:rsidRPr="00AF121F">
                <w:rPr>
                  <w:rFonts w:ascii="Arial" w:hAnsi="Arial" w:cs="Arial"/>
                  <w:color w:val="000000"/>
                </w:rPr>
                <w:t>Available at:</w:t>
              </w:r>
              <w:r w:rsidRPr="00AF121F">
                <w:rPr>
                  <w:rStyle w:val="apple-converted-space"/>
                  <w:rFonts w:ascii="Arial" w:eastAsiaTheme="majorEastAsia" w:hAnsi="Arial" w:cs="Arial"/>
                  <w:color w:val="000000"/>
                </w:rPr>
                <w:t> </w:t>
              </w:r>
              <w:hyperlink r:id="rId71" w:tgtFrame="_blank" w:history="1">
                <w:r w:rsidRPr="00AF121F">
                  <w:rPr>
                    <w:rStyle w:val="Hyperlink"/>
                    <w:rFonts w:ascii="Arial" w:eastAsiaTheme="majorEastAsia" w:hAnsi="Arial" w:cs="Arial"/>
                    <w:color w:val="0066CC"/>
                  </w:rPr>
                  <w:t>https://doi.org/10.1080/11356405.2017.1365426.</w:t>
                </w:r>
              </w:hyperlink>
            </w:p>
            <w:p w14:paraId="2B3EA760" w14:textId="77777777" w:rsidR="00E1205B" w:rsidRPr="00AF121F" w:rsidRDefault="00E1205B" w:rsidP="003924FB">
              <w:pPr>
                <w:pStyle w:val="NormalWeb"/>
                <w:spacing w:before="0" w:beforeAutospacing="0" w:after="173" w:afterAutospacing="0" w:line="360" w:lineRule="auto"/>
                <w:jc w:val="both"/>
                <w:rPr>
                  <w:rFonts w:ascii="Arial" w:hAnsi="Arial" w:cs="Arial"/>
                  <w:color w:val="000000"/>
                </w:rPr>
              </w:pPr>
              <w:r w:rsidRPr="00AF121F">
                <w:rPr>
                  <w:rFonts w:ascii="Arial" w:hAnsi="Arial" w:cs="Arial"/>
                  <w:color w:val="000000"/>
                </w:rPr>
                <w:t>Bennett and Derrick, A. (2009) 'How can I deal with missing data in my study?', Available at:</w:t>
              </w:r>
              <w:r w:rsidRPr="00AF121F">
                <w:rPr>
                  <w:rStyle w:val="apple-converted-space"/>
                  <w:rFonts w:ascii="Arial" w:eastAsiaTheme="majorEastAsia" w:hAnsi="Arial" w:cs="Arial"/>
                  <w:color w:val="000000"/>
                </w:rPr>
                <w:t> </w:t>
              </w:r>
              <w:hyperlink r:id="rId72" w:tgtFrame="_blank" w:history="1">
                <w:r w:rsidRPr="00AF121F">
                  <w:rPr>
                    <w:rStyle w:val="Hyperlink"/>
                    <w:rFonts w:ascii="Arial" w:eastAsiaTheme="majorEastAsia" w:hAnsi="Arial" w:cs="Arial"/>
                    <w:color w:val="0066CC"/>
                  </w:rPr>
                  <w:t>https://onlinelibrary.wiley.com/doi/abs/10.1111/j.1467-842X.2001.tb00294.x.</w:t>
                </w:r>
              </w:hyperlink>
            </w:p>
            <w:p w14:paraId="1DA7D97B" w14:textId="77777777" w:rsidR="00E1205B" w:rsidRPr="00AF121F" w:rsidRDefault="00E1205B" w:rsidP="003924FB">
              <w:pPr>
                <w:pStyle w:val="NormalWeb"/>
                <w:spacing w:before="0" w:beforeAutospacing="0" w:after="173" w:afterAutospacing="0" w:line="360" w:lineRule="auto"/>
                <w:jc w:val="both"/>
                <w:rPr>
                  <w:rFonts w:ascii="Arial" w:hAnsi="Arial" w:cs="Arial"/>
                  <w:color w:val="000000"/>
                  <w:lang w:val="fr-FR"/>
                </w:rPr>
              </w:pPr>
              <w:r w:rsidRPr="00AF121F">
                <w:rPr>
                  <w:rFonts w:ascii="Arial" w:hAnsi="Arial" w:cs="Arial"/>
                  <w:color w:val="000000"/>
                </w:rPr>
                <w:t>Bhattacharyya, R. (2023)</w:t>
              </w:r>
              <w:r w:rsidRPr="00AF121F">
                <w:rPr>
                  <w:rStyle w:val="apple-converted-space"/>
                  <w:rFonts w:ascii="Arial" w:eastAsiaTheme="majorEastAsia" w:hAnsi="Arial" w:cs="Arial"/>
                  <w:color w:val="000000"/>
                </w:rPr>
                <w:t> </w:t>
              </w:r>
              <w:r w:rsidRPr="00AF121F">
                <w:rPr>
                  <w:rFonts w:ascii="Arial" w:hAnsi="Arial" w:cs="Arial"/>
                  <w:i/>
                  <w:iCs/>
                  <w:color w:val="000000"/>
                </w:rPr>
                <w:t>Time Series Analysis.</w:t>
              </w:r>
              <w:r w:rsidRPr="00AF121F">
                <w:rPr>
                  <w:rStyle w:val="apple-converted-space"/>
                  <w:rFonts w:ascii="Arial" w:eastAsiaTheme="majorEastAsia" w:hAnsi="Arial" w:cs="Arial"/>
                  <w:i/>
                  <w:iCs/>
                  <w:color w:val="000000"/>
                </w:rPr>
                <w:t> </w:t>
              </w:r>
              <w:r w:rsidRPr="00AF121F">
                <w:rPr>
                  <w:rFonts w:ascii="Arial" w:hAnsi="Arial" w:cs="Arial"/>
                  <w:color w:val="000000"/>
                  <w:lang w:val="fr-FR"/>
                </w:rPr>
                <w:t>Available at:</w:t>
              </w:r>
              <w:r w:rsidRPr="00AF121F">
                <w:rPr>
                  <w:rStyle w:val="apple-converted-space"/>
                  <w:rFonts w:ascii="Arial" w:eastAsiaTheme="majorEastAsia" w:hAnsi="Arial" w:cs="Arial"/>
                  <w:color w:val="000000"/>
                  <w:lang w:val="fr-FR"/>
                </w:rPr>
                <w:t> </w:t>
              </w:r>
              <w:hyperlink r:id="rId73" w:tgtFrame="_blank" w:history="1">
                <w:r w:rsidRPr="00AF121F">
                  <w:rPr>
                    <w:rStyle w:val="Hyperlink"/>
                    <w:rFonts w:ascii="Arial" w:eastAsiaTheme="majorEastAsia" w:hAnsi="Arial" w:cs="Arial"/>
                    <w:color w:val="0066CC"/>
                    <w:lang w:val="fr-FR"/>
                  </w:rPr>
                  <w:t>https://www.wallstreetmojo.com/time-series-analysis/</w:t>
                </w:r>
              </w:hyperlink>
              <w:r w:rsidRPr="00AF121F">
                <w:rPr>
                  <w:rStyle w:val="apple-converted-space"/>
                  <w:rFonts w:ascii="Arial" w:eastAsiaTheme="majorEastAsia" w:hAnsi="Arial" w:cs="Arial"/>
                  <w:color w:val="000000"/>
                  <w:lang w:val="fr-FR"/>
                </w:rPr>
                <w:t> </w:t>
              </w:r>
              <w:r w:rsidRPr="00AF121F">
                <w:rPr>
                  <w:rFonts w:ascii="Arial" w:hAnsi="Arial" w:cs="Arial"/>
                  <w:color w:val="000000"/>
                  <w:lang w:val="fr-FR"/>
                </w:rPr>
                <w:t>(Accessed: .</w:t>
              </w:r>
            </w:p>
            <w:p w14:paraId="4B4F01B9" w14:textId="77777777" w:rsidR="00E1205B" w:rsidRPr="00AF121F" w:rsidRDefault="00E1205B" w:rsidP="003924FB">
              <w:pPr>
                <w:pStyle w:val="NormalWeb"/>
                <w:spacing w:before="0" w:beforeAutospacing="0" w:after="173" w:afterAutospacing="0" w:line="360" w:lineRule="auto"/>
                <w:jc w:val="both"/>
                <w:rPr>
                  <w:rFonts w:ascii="Arial" w:hAnsi="Arial" w:cs="Arial"/>
                  <w:color w:val="000000"/>
                  <w:lang w:val="fr-FR"/>
                </w:rPr>
              </w:pPr>
              <w:r w:rsidRPr="00AF121F">
                <w:rPr>
                  <w:rFonts w:ascii="Arial" w:hAnsi="Arial" w:cs="Arial"/>
                  <w:color w:val="000000"/>
                </w:rPr>
                <w:t>Bora and Neha (2021)</w:t>
              </w:r>
              <w:r w:rsidRPr="00AF121F">
                <w:rPr>
                  <w:rStyle w:val="apple-converted-space"/>
                  <w:rFonts w:ascii="Arial" w:eastAsiaTheme="majorEastAsia" w:hAnsi="Arial" w:cs="Arial"/>
                  <w:color w:val="000000"/>
                </w:rPr>
                <w:t> </w:t>
              </w:r>
              <w:r w:rsidRPr="00AF121F">
                <w:rPr>
                  <w:rFonts w:ascii="Arial" w:hAnsi="Arial" w:cs="Arial"/>
                  <w:i/>
                  <w:iCs/>
                  <w:color w:val="000000"/>
                </w:rPr>
                <w:t>Understanding ARIMA Models for Machine Learning.</w:t>
              </w:r>
              <w:r w:rsidRPr="00AF121F">
                <w:rPr>
                  <w:rStyle w:val="apple-converted-space"/>
                  <w:rFonts w:ascii="Arial" w:eastAsiaTheme="majorEastAsia" w:hAnsi="Arial" w:cs="Arial"/>
                  <w:i/>
                  <w:iCs/>
                  <w:color w:val="000000"/>
                </w:rPr>
                <w:t> </w:t>
              </w:r>
              <w:r w:rsidRPr="00AF121F">
                <w:rPr>
                  <w:rFonts w:ascii="Arial" w:hAnsi="Arial" w:cs="Arial"/>
                  <w:color w:val="000000"/>
                  <w:lang w:val="fr-FR"/>
                </w:rPr>
                <w:t>Available at:</w:t>
              </w:r>
              <w:r w:rsidRPr="00AF121F">
                <w:rPr>
                  <w:rStyle w:val="apple-converted-space"/>
                  <w:rFonts w:ascii="Arial" w:eastAsiaTheme="majorEastAsia" w:hAnsi="Arial" w:cs="Arial"/>
                  <w:color w:val="000000"/>
                  <w:lang w:val="fr-FR"/>
                </w:rPr>
                <w:t> </w:t>
              </w:r>
              <w:hyperlink r:id="rId74" w:tgtFrame="_blank" w:history="1">
                <w:r w:rsidRPr="00AF121F">
                  <w:rPr>
                    <w:rStyle w:val="Hyperlink"/>
                    <w:rFonts w:ascii="Arial" w:eastAsiaTheme="majorEastAsia" w:hAnsi="Arial" w:cs="Arial"/>
                    <w:color w:val="0066CC"/>
                    <w:lang w:val="fr-FR"/>
                  </w:rPr>
                  <w:t>https://www.capitalone.com/tech/machine-learning/understanding-arima-models/</w:t>
                </w:r>
              </w:hyperlink>
              <w:r w:rsidRPr="00AF121F">
                <w:rPr>
                  <w:rStyle w:val="apple-converted-space"/>
                  <w:rFonts w:ascii="Arial" w:eastAsiaTheme="majorEastAsia" w:hAnsi="Arial" w:cs="Arial"/>
                  <w:color w:val="000000"/>
                  <w:lang w:val="fr-FR"/>
                </w:rPr>
                <w:t> </w:t>
              </w:r>
              <w:r w:rsidRPr="00AF121F">
                <w:rPr>
                  <w:rFonts w:ascii="Arial" w:hAnsi="Arial" w:cs="Arial"/>
                  <w:color w:val="000000"/>
                  <w:lang w:val="fr-FR"/>
                </w:rPr>
                <w:t>(Accessed: .</w:t>
              </w:r>
            </w:p>
            <w:p w14:paraId="3101FF55" w14:textId="77777777" w:rsidR="00E1205B" w:rsidRPr="00AF121F" w:rsidRDefault="00E1205B" w:rsidP="003924FB">
              <w:pPr>
                <w:pStyle w:val="NormalWeb"/>
                <w:spacing w:before="0" w:beforeAutospacing="0" w:after="173" w:afterAutospacing="0" w:line="360" w:lineRule="auto"/>
                <w:jc w:val="both"/>
                <w:rPr>
                  <w:rFonts w:ascii="Arial" w:hAnsi="Arial" w:cs="Arial"/>
                  <w:color w:val="000000"/>
                </w:rPr>
              </w:pPr>
              <w:r w:rsidRPr="00AF121F">
                <w:rPr>
                  <w:rFonts w:ascii="Arial" w:hAnsi="Arial" w:cs="Arial"/>
                  <w:color w:val="000000"/>
                </w:rPr>
                <w:t>Breiman and L (2001) 'Random Forests',</w:t>
              </w:r>
              <w:r w:rsidRPr="00AF121F">
                <w:rPr>
                  <w:rStyle w:val="apple-converted-space"/>
                  <w:rFonts w:ascii="Arial" w:eastAsiaTheme="majorEastAsia" w:hAnsi="Arial" w:cs="Arial"/>
                  <w:color w:val="000000"/>
                </w:rPr>
                <w:t> </w:t>
              </w:r>
              <w:r w:rsidRPr="00AF121F">
                <w:rPr>
                  <w:rFonts w:ascii="Arial" w:hAnsi="Arial" w:cs="Arial"/>
                  <w:i/>
                  <w:iCs/>
                  <w:color w:val="000000"/>
                </w:rPr>
                <w:t>Machine Learning,</w:t>
              </w:r>
              <w:r w:rsidRPr="00AF121F">
                <w:rPr>
                  <w:rStyle w:val="apple-converted-space"/>
                  <w:rFonts w:ascii="Arial" w:eastAsiaTheme="majorEastAsia" w:hAnsi="Arial" w:cs="Arial"/>
                  <w:i/>
                  <w:iCs/>
                  <w:color w:val="000000"/>
                </w:rPr>
                <w:t> </w:t>
              </w:r>
              <w:r w:rsidRPr="00AF121F">
                <w:rPr>
                  <w:rFonts w:ascii="Arial" w:hAnsi="Arial" w:cs="Arial"/>
                  <w:color w:val="000000"/>
                </w:rPr>
                <w:t>Available at:</w:t>
              </w:r>
              <w:r w:rsidRPr="00AF121F">
                <w:rPr>
                  <w:rStyle w:val="apple-converted-space"/>
                  <w:rFonts w:ascii="Arial" w:eastAsiaTheme="majorEastAsia" w:hAnsi="Arial" w:cs="Arial"/>
                  <w:color w:val="000000"/>
                </w:rPr>
                <w:t> </w:t>
              </w:r>
              <w:hyperlink r:id="rId75" w:tgtFrame="_blank" w:history="1">
                <w:r w:rsidRPr="00AF121F">
                  <w:rPr>
                    <w:rStyle w:val="Hyperlink"/>
                    <w:rFonts w:ascii="Arial" w:eastAsiaTheme="majorEastAsia" w:hAnsi="Arial" w:cs="Arial"/>
                    <w:color w:val="0066CC"/>
                  </w:rPr>
                  <w:t>https://doi.org/10.1023/A:1010933404324.</w:t>
                </w:r>
              </w:hyperlink>
            </w:p>
            <w:p w14:paraId="34AD33A6" w14:textId="77777777" w:rsidR="00E1205B" w:rsidRPr="00AF121F" w:rsidRDefault="00E1205B" w:rsidP="003924FB">
              <w:pPr>
                <w:pStyle w:val="NormalWeb"/>
                <w:spacing w:before="0" w:beforeAutospacing="0" w:after="173" w:afterAutospacing="0" w:line="360" w:lineRule="auto"/>
                <w:jc w:val="both"/>
                <w:rPr>
                  <w:rFonts w:ascii="Arial" w:hAnsi="Arial" w:cs="Arial"/>
                  <w:color w:val="000000"/>
                </w:rPr>
              </w:pPr>
              <w:r w:rsidRPr="00AF121F">
                <w:rPr>
                  <w:rFonts w:ascii="Arial" w:hAnsi="Arial" w:cs="Arial"/>
                  <w:color w:val="000000"/>
                </w:rPr>
                <w:lastRenderedPageBreak/>
                <w:t>Cheng and Ching-Hsue (2019) 'A Distance-Threshold kNN Method for Imputing Medical Data Missing Values',</w:t>
              </w:r>
              <w:r w:rsidRPr="00AF121F">
                <w:rPr>
                  <w:rStyle w:val="apple-converted-space"/>
                  <w:rFonts w:ascii="Arial" w:eastAsiaTheme="majorEastAsia" w:hAnsi="Arial" w:cs="Arial"/>
                  <w:color w:val="000000"/>
                </w:rPr>
                <w:t> </w:t>
              </w:r>
              <w:r w:rsidRPr="00AF121F">
                <w:rPr>
                  <w:rFonts w:ascii="Arial" w:hAnsi="Arial" w:cs="Arial"/>
                  <w:i/>
                  <w:iCs/>
                  <w:color w:val="000000"/>
                </w:rPr>
                <w:t>Journal of Advances in Computer Networks,</w:t>
              </w:r>
              <w:r w:rsidRPr="00AF121F">
                <w:rPr>
                  <w:rStyle w:val="apple-converted-space"/>
                  <w:rFonts w:ascii="Arial" w:eastAsiaTheme="majorEastAsia" w:hAnsi="Arial" w:cs="Arial"/>
                  <w:i/>
                  <w:iCs/>
                  <w:color w:val="000000"/>
                </w:rPr>
                <w:t> </w:t>
              </w:r>
              <w:r w:rsidRPr="00AF121F">
                <w:rPr>
                  <w:rFonts w:ascii="Arial" w:hAnsi="Arial" w:cs="Arial"/>
                  <w:color w:val="000000"/>
                </w:rPr>
                <w:t>Available at:</w:t>
              </w:r>
              <w:r w:rsidRPr="00AF121F">
                <w:rPr>
                  <w:rStyle w:val="apple-converted-space"/>
                  <w:rFonts w:ascii="Arial" w:eastAsiaTheme="majorEastAsia" w:hAnsi="Arial" w:cs="Arial"/>
                  <w:color w:val="000000"/>
                </w:rPr>
                <w:t> </w:t>
              </w:r>
              <w:hyperlink r:id="rId76" w:tgtFrame="_blank" w:history="1">
                <w:r w:rsidRPr="00AF121F">
                  <w:rPr>
                    <w:rStyle w:val="Hyperlink"/>
                    <w:rFonts w:ascii="Arial" w:eastAsiaTheme="majorEastAsia" w:hAnsi="Arial" w:cs="Arial"/>
                    <w:color w:val="0066CC"/>
                  </w:rPr>
                  <w:t>https://api.semanticscholar.org/CorpusID:257396142.</w:t>
                </w:r>
              </w:hyperlink>
            </w:p>
            <w:p w14:paraId="73A343FD" w14:textId="77777777" w:rsidR="00E1205B" w:rsidRPr="00AF121F" w:rsidRDefault="00E1205B" w:rsidP="003924FB">
              <w:pPr>
                <w:pStyle w:val="NormalWeb"/>
                <w:spacing w:before="0" w:beforeAutospacing="0" w:after="173" w:afterAutospacing="0" w:line="360" w:lineRule="auto"/>
                <w:jc w:val="both"/>
                <w:rPr>
                  <w:rFonts w:ascii="Arial" w:hAnsi="Arial" w:cs="Arial"/>
                  <w:color w:val="000000"/>
                </w:rPr>
              </w:pPr>
              <w:r w:rsidRPr="00AF121F">
                <w:rPr>
                  <w:rFonts w:ascii="Arial" w:hAnsi="Arial" w:cs="Arial"/>
                  <w:color w:val="000000"/>
                </w:rPr>
                <w:t>D.Cryer and Jonathan (2008)</w:t>
              </w:r>
              <w:r w:rsidRPr="00AF121F">
                <w:rPr>
                  <w:rStyle w:val="apple-converted-space"/>
                  <w:rFonts w:ascii="Arial" w:eastAsiaTheme="majorEastAsia" w:hAnsi="Arial" w:cs="Arial"/>
                  <w:color w:val="000000"/>
                </w:rPr>
                <w:t> </w:t>
              </w:r>
              <w:r w:rsidRPr="00AF121F">
                <w:rPr>
                  <w:rFonts w:ascii="Arial" w:hAnsi="Arial" w:cs="Arial"/>
                  <w:i/>
                  <w:iCs/>
                  <w:color w:val="000000"/>
                </w:rPr>
                <w:t>Time Series Analysis With Applications in R</w:t>
              </w:r>
              <w:r w:rsidRPr="00AF121F">
                <w:rPr>
                  <w:rFonts w:ascii="Arial" w:hAnsi="Arial" w:cs="Arial"/>
                  <w:color w:val="000000"/>
                </w:rPr>
                <w:t>. Second edn. Springer Texts in Statistics.</w:t>
              </w:r>
            </w:p>
            <w:p w14:paraId="59743533" w14:textId="77777777" w:rsidR="00E1205B" w:rsidRPr="00AF121F" w:rsidRDefault="00E1205B" w:rsidP="003924FB">
              <w:pPr>
                <w:pStyle w:val="NormalWeb"/>
                <w:spacing w:before="0" w:beforeAutospacing="0" w:after="173" w:afterAutospacing="0" w:line="360" w:lineRule="auto"/>
                <w:jc w:val="both"/>
                <w:rPr>
                  <w:rFonts w:ascii="Arial" w:hAnsi="Arial" w:cs="Arial"/>
                  <w:color w:val="000000"/>
                </w:rPr>
              </w:pPr>
              <w:r w:rsidRPr="00AF121F">
                <w:rPr>
                  <w:rFonts w:ascii="Arial" w:hAnsi="Arial" w:cs="Arial"/>
                  <w:color w:val="000000"/>
                </w:rPr>
                <w:t>Dhumne and Shruti (2023) 'Elastic Net Regression detailed guide',</w:t>
              </w:r>
              <w:r w:rsidRPr="00AF121F">
                <w:rPr>
                  <w:rStyle w:val="apple-converted-space"/>
                  <w:rFonts w:ascii="Arial" w:eastAsiaTheme="majorEastAsia" w:hAnsi="Arial" w:cs="Arial"/>
                  <w:color w:val="000000"/>
                </w:rPr>
                <w:t> </w:t>
              </w:r>
              <w:r w:rsidRPr="00AF121F">
                <w:rPr>
                  <w:rFonts w:ascii="Arial" w:hAnsi="Arial" w:cs="Arial"/>
                  <w:i/>
                  <w:iCs/>
                  <w:color w:val="000000"/>
                </w:rPr>
                <w:t>Medium,</w:t>
              </w:r>
              <w:r w:rsidRPr="00AF121F">
                <w:rPr>
                  <w:rStyle w:val="apple-converted-space"/>
                  <w:rFonts w:ascii="Arial" w:eastAsiaTheme="majorEastAsia" w:hAnsi="Arial" w:cs="Arial"/>
                  <w:i/>
                  <w:iCs/>
                  <w:color w:val="000000"/>
                </w:rPr>
                <w:t> </w:t>
              </w:r>
              <w:r w:rsidRPr="00AF121F">
                <w:rPr>
                  <w:rFonts w:ascii="Arial" w:hAnsi="Arial" w:cs="Arial"/>
                  <w:color w:val="000000"/>
                </w:rPr>
                <w:t>Available at:</w:t>
              </w:r>
              <w:r w:rsidRPr="00AF121F">
                <w:rPr>
                  <w:rStyle w:val="apple-converted-space"/>
                  <w:rFonts w:ascii="Arial" w:eastAsiaTheme="majorEastAsia" w:hAnsi="Arial" w:cs="Arial"/>
                  <w:color w:val="000000"/>
                </w:rPr>
                <w:t> </w:t>
              </w:r>
              <w:hyperlink r:id="rId77" w:tgtFrame="_blank" w:history="1">
                <w:r w:rsidRPr="00AF121F">
                  <w:rPr>
                    <w:rStyle w:val="Hyperlink"/>
                    <w:rFonts w:ascii="Arial" w:eastAsiaTheme="majorEastAsia" w:hAnsi="Arial" w:cs="Arial"/>
                    <w:color w:val="0066CC"/>
                  </w:rPr>
                  <w:t>https://medium.com/@shruti.dhumne/elastic-net-regression-detailed-guide-99dce30b8e6e.</w:t>
                </w:r>
              </w:hyperlink>
            </w:p>
            <w:p w14:paraId="5A29BBC5" w14:textId="77777777" w:rsidR="00E1205B" w:rsidRPr="00AF121F" w:rsidRDefault="00E1205B" w:rsidP="003924FB">
              <w:pPr>
                <w:pStyle w:val="NormalWeb"/>
                <w:spacing w:before="0" w:beforeAutospacing="0" w:after="173" w:afterAutospacing="0" w:line="360" w:lineRule="auto"/>
                <w:jc w:val="both"/>
                <w:rPr>
                  <w:rFonts w:ascii="Arial" w:hAnsi="Arial" w:cs="Arial"/>
                  <w:color w:val="000000"/>
                  <w:lang w:val="fr-FR"/>
                </w:rPr>
              </w:pPr>
              <w:r w:rsidRPr="00AF121F">
                <w:rPr>
                  <w:rFonts w:ascii="Arial" w:hAnsi="Arial" w:cs="Arial"/>
                  <w:color w:val="000000"/>
                </w:rPr>
                <w:t>Etienne, B. (2019)</w:t>
              </w:r>
              <w:r w:rsidRPr="00AF121F">
                <w:rPr>
                  <w:rStyle w:val="apple-converted-space"/>
                  <w:rFonts w:ascii="Arial" w:eastAsiaTheme="majorEastAsia" w:hAnsi="Arial" w:cs="Arial"/>
                  <w:color w:val="000000"/>
                </w:rPr>
                <w:t> </w:t>
              </w:r>
              <w:r w:rsidRPr="00AF121F">
                <w:rPr>
                  <w:rFonts w:ascii="Arial" w:hAnsi="Arial" w:cs="Arial"/>
                  <w:i/>
                  <w:iCs/>
                  <w:color w:val="000000"/>
                </w:rPr>
                <w:t>Time Series in Python — Exponential Smoothing and ARIMA processes.</w:t>
              </w:r>
              <w:r w:rsidRPr="00AF121F">
                <w:rPr>
                  <w:rStyle w:val="apple-converted-space"/>
                  <w:rFonts w:ascii="Arial" w:eastAsiaTheme="majorEastAsia" w:hAnsi="Arial" w:cs="Arial"/>
                  <w:i/>
                  <w:iCs/>
                  <w:color w:val="000000"/>
                </w:rPr>
                <w:t> </w:t>
              </w:r>
              <w:r w:rsidRPr="00AF121F">
                <w:rPr>
                  <w:rFonts w:ascii="Arial" w:hAnsi="Arial" w:cs="Arial"/>
                  <w:color w:val="000000"/>
                  <w:lang w:val="fr-FR"/>
                </w:rPr>
                <w:t>Available at:</w:t>
              </w:r>
              <w:r w:rsidRPr="00AF121F">
                <w:rPr>
                  <w:rStyle w:val="apple-converted-space"/>
                  <w:rFonts w:ascii="Arial" w:eastAsiaTheme="majorEastAsia" w:hAnsi="Arial" w:cs="Arial"/>
                  <w:color w:val="000000"/>
                  <w:lang w:val="fr-FR"/>
                </w:rPr>
                <w:t> </w:t>
              </w:r>
              <w:hyperlink r:id="rId78" w:tgtFrame="_blank" w:history="1">
                <w:r w:rsidRPr="00AF121F">
                  <w:rPr>
                    <w:rStyle w:val="Hyperlink"/>
                    <w:rFonts w:ascii="Arial" w:eastAsiaTheme="majorEastAsia" w:hAnsi="Arial" w:cs="Arial"/>
                    <w:color w:val="0066CC"/>
                    <w:lang w:val="fr-FR"/>
                  </w:rPr>
                  <w:t>https://towardsdatascience.com/time-series-in-python-exponential-smoothing-and-arima-processes-2c67f2a52788</w:t>
                </w:r>
              </w:hyperlink>
              <w:r w:rsidRPr="00AF121F">
                <w:rPr>
                  <w:rStyle w:val="apple-converted-space"/>
                  <w:rFonts w:ascii="Arial" w:eastAsiaTheme="majorEastAsia" w:hAnsi="Arial" w:cs="Arial"/>
                  <w:color w:val="000000"/>
                  <w:lang w:val="fr-FR"/>
                </w:rPr>
                <w:t> </w:t>
              </w:r>
              <w:r w:rsidRPr="00AF121F">
                <w:rPr>
                  <w:rFonts w:ascii="Arial" w:hAnsi="Arial" w:cs="Arial"/>
                  <w:color w:val="000000"/>
                  <w:lang w:val="fr-FR"/>
                </w:rPr>
                <w:t>(Accessed: .</w:t>
              </w:r>
            </w:p>
            <w:p w14:paraId="0E155108" w14:textId="77777777" w:rsidR="00E1205B" w:rsidRPr="00AF121F" w:rsidRDefault="00E1205B" w:rsidP="003924FB">
              <w:pPr>
                <w:pStyle w:val="NormalWeb"/>
                <w:spacing w:before="0" w:beforeAutospacing="0" w:after="173" w:afterAutospacing="0" w:line="360" w:lineRule="auto"/>
                <w:jc w:val="both"/>
                <w:rPr>
                  <w:rFonts w:ascii="Arial" w:hAnsi="Arial" w:cs="Arial"/>
                  <w:color w:val="000000"/>
                </w:rPr>
              </w:pPr>
              <w:r w:rsidRPr="00AF121F">
                <w:rPr>
                  <w:rFonts w:ascii="Arial" w:hAnsi="Arial" w:cs="Arial"/>
                  <w:color w:val="000000"/>
                </w:rPr>
                <w:t>Gajendrakar, P. (2022)</w:t>
              </w:r>
              <w:r w:rsidRPr="00AF121F">
                <w:rPr>
                  <w:rStyle w:val="apple-converted-space"/>
                  <w:rFonts w:ascii="Arial" w:eastAsiaTheme="majorEastAsia" w:hAnsi="Arial" w:cs="Arial"/>
                  <w:color w:val="000000"/>
                </w:rPr>
                <w:t> </w:t>
              </w:r>
              <w:r w:rsidRPr="00AF121F">
                <w:rPr>
                  <w:rFonts w:ascii="Arial" w:hAnsi="Arial" w:cs="Arial"/>
                  <w:i/>
                  <w:iCs/>
                  <w:color w:val="000000"/>
                </w:rPr>
                <w:t>Mean in Statistics.</w:t>
              </w:r>
              <w:r w:rsidRPr="00AF121F">
                <w:rPr>
                  <w:rStyle w:val="apple-converted-space"/>
                  <w:rFonts w:ascii="Arial" w:eastAsiaTheme="majorEastAsia" w:hAnsi="Arial" w:cs="Arial"/>
                  <w:i/>
                  <w:iCs/>
                  <w:color w:val="000000"/>
                </w:rPr>
                <w:t> </w:t>
              </w:r>
              <w:r w:rsidRPr="00AF121F">
                <w:rPr>
                  <w:rFonts w:ascii="Arial" w:hAnsi="Arial" w:cs="Arial"/>
                  <w:color w:val="000000"/>
                </w:rPr>
                <w:t>Available at:</w:t>
              </w:r>
              <w:r w:rsidRPr="00AF121F">
                <w:rPr>
                  <w:rStyle w:val="apple-converted-space"/>
                  <w:rFonts w:ascii="Arial" w:eastAsiaTheme="majorEastAsia" w:hAnsi="Arial" w:cs="Arial"/>
                  <w:color w:val="000000"/>
                </w:rPr>
                <w:t> </w:t>
              </w:r>
              <w:hyperlink r:id="rId79" w:tgtFrame="_blank" w:history="1">
                <w:r w:rsidRPr="00AF121F">
                  <w:rPr>
                    <w:rStyle w:val="Hyperlink"/>
                    <w:rFonts w:ascii="Arial" w:eastAsiaTheme="majorEastAsia" w:hAnsi="Arial" w:cs="Arial"/>
                    <w:color w:val="0066CC"/>
                  </w:rPr>
                  <w:t>https://www.wallstreetmojo.com/mean/</w:t>
                </w:r>
              </w:hyperlink>
              <w:r w:rsidRPr="00AF121F">
                <w:rPr>
                  <w:rStyle w:val="apple-converted-space"/>
                  <w:rFonts w:ascii="Arial" w:eastAsiaTheme="majorEastAsia" w:hAnsi="Arial" w:cs="Arial"/>
                  <w:color w:val="000000"/>
                </w:rPr>
                <w:t> </w:t>
              </w:r>
              <w:r w:rsidRPr="00AF121F">
                <w:rPr>
                  <w:rFonts w:ascii="Arial" w:hAnsi="Arial" w:cs="Arial"/>
                  <w:color w:val="000000"/>
                </w:rPr>
                <w:t>(Accessed: .</w:t>
              </w:r>
            </w:p>
            <w:p w14:paraId="62D258ED" w14:textId="77777777" w:rsidR="00E1205B" w:rsidRPr="00AF121F" w:rsidRDefault="00E1205B" w:rsidP="003924FB">
              <w:pPr>
                <w:pStyle w:val="NormalWeb"/>
                <w:spacing w:before="0" w:beforeAutospacing="0" w:after="173" w:afterAutospacing="0" w:line="360" w:lineRule="auto"/>
                <w:jc w:val="both"/>
                <w:rPr>
                  <w:rFonts w:ascii="Arial" w:hAnsi="Arial" w:cs="Arial"/>
                  <w:color w:val="000000"/>
                </w:rPr>
              </w:pPr>
              <w:r w:rsidRPr="00AF121F">
                <w:rPr>
                  <w:rFonts w:ascii="Arial" w:hAnsi="Arial" w:cs="Arial"/>
                  <w:color w:val="000000"/>
                </w:rPr>
                <w:t>Gallo, A. (2015) 'A Refresher on Regression Analysis', .</w:t>
              </w:r>
            </w:p>
            <w:p w14:paraId="3AAA5EB4" w14:textId="77777777" w:rsidR="00E1205B" w:rsidRPr="00AF121F" w:rsidRDefault="00E1205B" w:rsidP="003924FB">
              <w:pPr>
                <w:pStyle w:val="NormalWeb"/>
                <w:spacing w:before="0" w:beforeAutospacing="0" w:after="173" w:afterAutospacing="0" w:line="360" w:lineRule="auto"/>
                <w:jc w:val="both"/>
                <w:rPr>
                  <w:rFonts w:ascii="Arial" w:hAnsi="Arial" w:cs="Arial"/>
                  <w:color w:val="000000"/>
                </w:rPr>
              </w:pPr>
              <w:r w:rsidRPr="00AF121F">
                <w:rPr>
                  <w:rFonts w:ascii="Arial" w:hAnsi="Arial" w:cs="Arial"/>
                  <w:color w:val="000000"/>
                </w:rPr>
                <w:t>Kaiser and Jiří (2014) 'Dealing with Missing Values in Data',</w:t>
              </w:r>
              <w:r w:rsidRPr="00AF121F">
                <w:rPr>
                  <w:rStyle w:val="apple-converted-space"/>
                  <w:rFonts w:ascii="Arial" w:eastAsiaTheme="majorEastAsia" w:hAnsi="Arial" w:cs="Arial"/>
                  <w:color w:val="000000"/>
                </w:rPr>
                <w:t> </w:t>
              </w:r>
              <w:r w:rsidRPr="00AF121F">
                <w:rPr>
                  <w:rFonts w:ascii="Arial" w:hAnsi="Arial" w:cs="Arial"/>
                  <w:i/>
                  <w:iCs/>
                  <w:color w:val="000000"/>
                </w:rPr>
                <w:t>Journal Of Systems Integration,</w:t>
              </w:r>
              <w:r w:rsidRPr="00AF121F">
                <w:rPr>
                  <w:rStyle w:val="apple-converted-space"/>
                  <w:rFonts w:ascii="Arial" w:eastAsiaTheme="majorEastAsia" w:hAnsi="Arial" w:cs="Arial"/>
                  <w:i/>
                  <w:iCs/>
                  <w:color w:val="000000"/>
                </w:rPr>
                <w:t> </w:t>
              </w:r>
              <w:r w:rsidRPr="00AF121F">
                <w:rPr>
                  <w:rFonts w:ascii="Arial" w:hAnsi="Arial" w:cs="Arial"/>
                  <w:color w:val="000000"/>
                </w:rPr>
                <w:t>Available at:</w:t>
              </w:r>
              <w:r w:rsidRPr="00AF121F">
                <w:rPr>
                  <w:rStyle w:val="apple-converted-space"/>
                  <w:rFonts w:ascii="Arial" w:eastAsiaTheme="majorEastAsia" w:hAnsi="Arial" w:cs="Arial"/>
                  <w:color w:val="000000"/>
                </w:rPr>
                <w:t> </w:t>
              </w:r>
              <w:hyperlink r:id="rId80" w:tgtFrame="_blank" w:history="1">
                <w:r w:rsidRPr="00AF121F">
                  <w:rPr>
                    <w:rStyle w:val="Hyperlink"/>
                    <w:rFonts w:ascii="Arial" w:eastAsiaTheme="majorEastAsia" w:hAnsi="Arial" w:cs="Arial"/>
                    <w:color w:val="0066CC"/>
                  </w:rPr>
                  <w:t>https://scholar.google.com/scholar?hl=en&amp;as_sdt=0%2C5&amp;q=Dealing+with+Missing+Values+in+Data&amp;btnG=.</w:t>
                </w:r>
              </w:hyperlink>
            </w:p>
            <w:p w14:paraId="34FFFABB" w14:textId="77777777" w:rsidR="00E1205B" w:rsidRPr="00AF121F" w:rsidRDefault="00E1205B" w:rsidP="003924FB">
              <w:pPr>
                <w:pStyle w:val="NormalWeb"/>
                <w:spacing w:before="0" w:beforeAutospacing="0" w:after="173" w:afterAutospacing="0" w:line="360" w:lineRule="auto"/>
                <w:jc w:val="both"/>
                <w:rPr>
                  <w:rFonts w:ascii="Arial" w:hAnsi="Arial" w:cs="Arial"/>
                  <w:color w:val="000000"/>
                </w:rPr>
              </w:pPr>
              <w:r w:rsidRPr="00AF121F">
                <w:rPr>
                  <w:rFonts w:ascii="Arial" w:hAnsi="Arial" w:cs="Arial"/>
                  <w:color w:val="000000"/>
                </w:rPr>
                <w:t>Kang and Hyun (2013) 'The prevention and handling of the missing data',</w:t>
              </w:r>
              <w:r w:rsidRPr="00AF121F">
                <w:rPr>
                  <w:rStyle w:val="apple-converted-space"/>
                  <w:rFonts w:ascii="Arial" w:eastAsiaTheme="majorEastAsia" w:hAnsi="Arial" w:cs="Arial"/>
                  <w:color w:val="000000"/>
                </w:rPr>
                <w:t> </w:t>
              </w:r>
              <w:r w:rsidRPr="00AF121F">
                <w:rPr>
                  <w:rFonts w:ascii="Arial" w:hAnsi="Arial" w:cs="Arial"/>
                  <w:i/>
                  <w:iCs/>
                  <w:color w:val="000000"/>
                </w:rPr>
                <w:t>Korean Journal of Anesthesiology,</w:t>
              </w:r>
              <w:r w:rsidRPr="00AF121F">
                <w:rPr>
                  <w:rStyle w:val="apple-converted-space"/>
                  <w:rFonts w:ascii="Arial" w:eastAsiaTheme="majorEastAsia" w:hAnsi="Arial" w:cs="Arial"/>
                  <w:i/>
                  <w:iCs/>
                  <w:color w:val="000000"/>
                </w:rPr>
                <w:t> </w:t>
              </w:r>
              <w:r w:rsidRPr="00AF121F">
                <w:rPr>
                  <w:rFonts w:ascii="Arial" w:hAnsi="Arial" w:cs="Arial"/>
                  <w:color w:val="000000"/>
                </w:rPr>
                <w:t>Available at:</w:t>
              </w:r>
              <w:r w:rsidRPr="00AF121F">
                <w:rPr>
                  <w:rStyle w:val="apple-converted-space"/>
                  <w:rFonts w:ascii="Arial" w:eastAsiaTheme="majorEastAsia" w:hAnsi="Arial" w:cs="Arial"/>
                  <w:color w:val="000000"/>
                </w:rPr>
                <w:t> </w:t>
              </w:r>
              <w:hyperlink r:id="rId81" w:tgtFrame="_blank" w:history="1">
                <w:r w:rsidRPr="00AF121F">
                  <w:rPr>
                    <w:rStyle w:val="Hyperlink"/>
                    <w:rFonts w:ascii="Arial" w:eastAsiaTheme="majorEastAsia" w:hAnsi="Arial" w:cs="Arial"/>
                    <w:color w:val="0066CC"/>
                  </w:rPr>
                  <w:t>https://api.semanticscholar.org/CorpusID:18033167.</w:t>
                </w:r>
              </w:hyperlink>
            </w:p>
            <w:p w14:paraId="5B429B84" w14:textId="77777777" w:rsidR="00E1205B" w:rsidRPr="00AF121F" w:rsidRDefault="00E1205B" w:rsidP="003924FB">
              <w:pPr>
                <w:pStyle w:val="NormalWeb"/>
                <w:spacing w:before="0" w:beforeAutospacing="0" w:after="173" w:afterAutospacing="0" w:line="360" w:lineRule="auto"/>
                <w:jc w:val="both"/>
                <w:rPr>
                  <w:rFonts w:ascii="Arial" w:hAnsi="Arial" w:cs="Arial"/>
                  <w:color w:val="000000"/>
                </w:rPr>
              </w:pPr>
              <w:r w:rsidRPr="00AF121F">
                <w:rPr>
                  <w:rFonts w:ascii="Arial" w:hAnsi="Arial" w:cs="Arial"/>
                  <w:color w:val="000000"/>
                </w:rPr>
                <w:t>Magee, J.F. (1964) 'Decision Trees for Decision-Making', .</w:t>
              </w:r>
            </w:p>
            <w:p w14:paraId="25551103" w14:textId="77777777" w:rsidR="00E1205B" w:rsidRPr="00AF121F" w:rsidRDefault="00E1205B" w:rsidP="003924FB">
              <w:pPr>
                <w:pStyle w:val="NormalWeb"/>
                <w:spacing w:before="0" w:beforeAutospacing="0" w:after="173" w:afterAutospacing="0" w:line="360" w:lineRule="auto"/>
                <w:jc w:val="both"/>
                <w:rPr>
                  <w:rFonts w:ascii="Arial" w:hAnsi="Arial" w:cs="Arial"/>
                  <w:color w:val="000000"/>
                </w:rPr>
              </w:pPr>
              <w:r w:rsidRPr="00AF121F">
                <w:rPr>
                  <w:rFonts w:ascii="Arial" w:hAnsi="Arial" w:cs="Arial"/>
                  <w:color w:val="000000"/>
                </w:rPr>
                <w:t>Malkari and Nikhil (2023) 'Exponential Smoothing: A Method for Time Series Forecasting',</w:t>
              </w:r>
              <w:r w:rsidRPr="00AF121F">
                <w:rPr>
                  <w:rStyle w:val="apple-converted-space"/>
                  <w:rFonts w:ascii="Arial" w:eastAsiaTheme="majorEastAsia" w:hAnsi="Arial" w:cs="Arial"/>
                  <w:color w:val="000000"/>
                </w:rPr>
                <w:t> </w:t>
              </w:r>
              <w:r w:rsidRPr="00AF121F">
                <w:rPr>
                  <w:rFonts w:ascii="Arial" w:hAnsi="Arial" w:cs="Arial"/>
                  <w:i/>
                  <w:iCs/>
                  <w:color w:val="000000"/>
                </w:rPr>
                <w:t>Medium,</w:t>
              </w:r>
              <w:r w:rsidRPr="00AF121F">
                <w:rPr>
                  <w:rStyle w:val="apple-converted-space"/>
                  <w:rFonts w:ascii="Arial" w:eastAsiaTheme="majorEastAsia" w:hAnsi="Arial" w:cs="Arial"/>
                  <w:i/>
                  <w:iCs/>
                  <w:color w:val="000000"/>
                </w:rPr>
                <w:t> </w:t>
              </w:r>
              <w:r w:rsidRPr="00AF121F">
                <w:rPr>
                  <w:rFonts w:ascii="Arial" w:hAnsi="Arial" w:cs="Arial"/>
                  <w:color w:val="000000"/>
                </w:rPr>
                <w:t>Available at:</w:t>
              </w:r>
              <w:r w:rsidRPr="00AF121F">
                <w:rPr>
                  <w:rStyle w:val="apple-converted-space"/>
                  <w:rFonts w:ascii="Arial" w:eastAsiaTheme="majorEastAsia" w:hAnsi="Arial" w:cs="Arial"/>
                  <w:color w:val="000000"/>
                </w:rPr>
                <w:t> </w:t>
              </w:r>
              <w:hyperlink r:id="rId82" w:tgtFrame="_blank" w:history="1">
                <w:r w:rsidRPr="00AF121F">
                  <w:rPr>
                    <w:rStyle w:val="Hyperlink"/>
                    <w:rFonts w:ascii="Arial" w:eastAsiaTheme="majorEastAsia" w:hAnsi="Arial" w:cs="Arial"/>
                    <w:color w:val="0066CC"/>
                  </w:rPr>
                  <w:t>https://medium.com/@nikhilmalkari18/exponential-smoothing-a-method-for-time-series-forecasting-7ea35ca2c781.</w:t>
                </w:r>
              </w:hyperlink>
            </w:p>
            <w:p w14:paraId="4B7A75CF" w14:textId="77777777" w:rsidR="00E1205B" w:rsidRPr="00AF121F" w:rsidRDefault="00E1205B" w:rsidP="003924FB">
              <w:pPr>
                <w:pStyle w:val="NormalWeb"/>
                <w:spacing w:before="0" w:beforeAutospacing="0" w:after="173" w:afterAutospacing="0" w:line="360" w:lineRule="auto"/>
                <w:jc w:val="both"/>
                <w:rPr>
                  <w:rFonts w:ascii="Arial" w:hAnsi="Arial" w:cs="Arial"/>
                  <w:color w:val="000000"/>
                  <w:lang w:val="fr-FR"/>
                </w:rPr>
              </w:pPr>
              <w:r w:rsidRPr="00AF121F">
                <w:rPr>
                  <w:rFonts w:ascii="Arial" w:hAnsi="Arial" w:cs="Arial"/>
                  <w:color w:val="000000"/>
                </w:rPr>
                <w:t>Mcleod and Saul. (2023) 'Z-Score: Definition, Formula, Calculation &amp; Interpretation',</w:t>
              </w:r>
              <w:r w:rsidRPr="00AF121F">
                <w:rPr>
                  <w:rStyle w:val="apple-converted-space"/>
                  <w:rFonts w:ascii="Arial" w:eastAsiaTheme="majorEastAsia" w:hAnsi="Arial" w:cs="Arial"/>
                  <w:color w:val="000000"/>
                </w:rPr>
                <w:t> </w:t>
              </w:r>
              <w:r w:rsidRPr="00AF121F">
                <w:rPr>
                  <w:rFonts w:ascii="Arial" w:hAnsi="Arial" w:cs="Arial"/>
                  <w:i/>
                  <w:iCs/>
                  <w:color w:val="000000"/>
                </w:rPr>
                <w:t>Simply Psychology,</w:t>
              </w:r>
              <w:r w:rsidRPr="00AF121F">
                <w:rPr>
                  <w:rStyle w:val="apple-converted-space"/>
                  <w:rFonts w:ascii="Arial" w:eastAsiaTheme="majorEastAsia" w:hAnsi="Arial" w:cs="Arial"/>
                  <w:i/>
                  <w:iCs/>
                  <w:color w:val="000000"/>
                </w:rPr>
                <w:t> </w:t>
              </w:r>
              <w:r w:rsidRPr="00AF121F">
                <w:rPr>
                  <w:rFonts w:ascii="Arial" w:hAnsi="Arial" w:cs="Arial"/>
                  <w:color w:val="000000"/>
                </w:rPr>
                <w:t xml:space="preserve">-10-06. </w:t>
              </w:r>
              <w:r w:rsidRPr="00AF121F">
                <w:rPr>
                  <w:rFonts w:ascii="Arial" w:hAnsi="Arial" w:cs="Arial"/>
                  <w:color w:val="000000"/>
                  <w:lang w:val="fr-FR"/>
                </w:rPr>
                <w:t>Available at:</w:t>
              </w:r>
              <w:r w:rsidRPr="00AF121F">
                <w:rPr>
                  <w:rStyle w:val="apple-converted-space"/>
                  <w:rFonts w:ascii="Arial" w:eastAsiaTheme="majorEastAsia" w:hAnsi="Arial" w:cs="Arial"/>
                  <w:color w:val="000000"/>
                  <w:lang w:val="fr-FR"/>
                </w:rPr>
                <w:t> </w:t>
              </w:r>
              <w:hyperlink r:id="rId83" w:tgtFrame="_blank" w:history="1">
                <w:r w:rsidRPr="00AF121F">
                  <w:rPr>
                    <w:rStyle w:val="Hyperlink"/>
                    <w:rFonts w:ascii="Arial" w:eastAsiaTheme="majorEastAsia" w:hAnsi="Arial" w:cs="Arial"/>
                    <w:color w:val="0066CC"/>
                    <w:lang w:val="fr-FR"/>
                  </w:rPr>
                  <w:t>https://www.simplypsychology.org/z-score.html</w:t>
                </w:r>
              </w:hyperlink>
              <w:r w:rsidRPr="00AF121F">
                <w:rPr>
                  <w:rStyle w:val="apple-converted-space"/>
                  <w:rFonts w:ascii="Arial" w:eastAsiaTheme="majorEastAsia" w:hAnsi="Arial" w:cs="Arial"/>
                  <w:color w:val="000000"/>
                  <w:lang w:val="fr-FR"/>
                </w:rPr>
                <w:t> </w:t>
              </w:r>
              <w:r w:rsidRPr="00AF121F">
                <w:rPr>
                  <w:rFonts w:ascii="Arial" w:hAnsi="Arial" w:cs="Arial"/>
                  <w:color w:val="000000"/>
                  <w:lang w:val="fr-FR"/>
                </w:rPr>
                <w:t>(Accessed: .</w:t>
              </w:r>
            </w:p>
            <w:p w14:paraId="3406583F" w14:textId="77777777" w:rsidR="00E1205B" w:rsidRPr="00AF121F" w:rsidRDefault="00E1205B" w:rsidP="003924FB">
              <w:pPr>
                <w:pStyle w:val="NormalWeb"/>
                <w:spacing w:before="0" w:beforeAutospacing="0" w:after="173" w:afterAutospacing="0" w:line="360" w:lineRule="auto"/>
                <w:jc w:val="both"/>
                <w:rPr>
                  <w:rFonts w:ascii="Arial" w:hAnsi="Arial" w:cs="Arial"/>
                  <w:color w:val="000000"/>
                </w:rPr>
              </w:pPr>
              <w:r w:rsidRPr="00AF121F">
                <w:rPr>
                  <w:rFonts w:ascii="Arial" w:hAnsi="Arial" w:cs="Arial"/>
                  <w:color w:val="000000"/>
                </w:rPr>
                <w:lastRenderedPageBreak/>
                <w:t>Min and S. Kim (2023) 'Comparative R Squared',</w:t>
              </w:r>
              <w:r w:rsidRPr="00AF121F">
                <w:rPr>
                  <w:rStyle w:val="apple-converted-space"/>
                  <w:rFonts w:ascii="Arial" w:eastAsiaTheme="majorEastAsia" w:hAnsi="Arial" w:cs="Arial"/>
                  <w:color w:val="000000"/>
                </w:rPr>
                <w:t> </w:t>
              </w:r>
              <w:r w:rsidRPr="00AF121F">
                <w:rPr>
                  <w:rFonts w:ascii="Arial" w:hAnsi="Arial" w:cs="Arial"/>
                  <w:i/>
                  <w:iCs/>
                  <w:color w:val="000000"/>
                </w:rPr>
                <w:t>SSRN,</w:t>
              </w:r>
              <w:r w:rsidRPr="00AF121F">
                <w:rPr>
                  <w:rStyle w:val="apple-converted-space"/>
                  <w:rFonts w:ascii="Arial" w:eastAsiaTheme="majorEastAsia" w:hAnsi="Arial" w:cs="Arial"/>
                  <w:i/>
                  <w:iCs/>
                  <w:color w:val="000000"/>
                </w:rPr>
                <w:t> </w:t>
              </w:r>
              <w:r w:rsidRPr="00AF121F">
                <w:rPr>
                  <w:rFonts w:ascii="Arial" w:hAnsi="Arial" w:cs="Arial"/>
                  <w:color w:val="000000"/>
                </w:rPr>
                <w:t>Available at:</w:t>
              </w:r>
              <w:r w:rsidRPr="00AF121F">
                <w:rPr>
                  <w:rStyle w:val="apple-converted-space"/>
                  <w:rFonts w:ascii="Arial" w:eastAsiaTheme="majorEastAsia" w:hAnsi="Arial" w:cs="Arial"/>
                  <w:color w:val="000000"/>
                </w:rPr>
                <w:t> </w:t>
              </w:r>
              <w:hyperlink r:id="rId84" w:tgtFrame="_blank" w:history="1">
                <w:r w:rsidRPr="00AF121F">
                  <w:rPr>
                    <w:rStyle w:val="Hyperlink"/>
                    <w:rFonts w:ascii="Arial" w:eastAsiaTheme="majorEastAsia" w:hAnsi="Arial" w:cs="Arial"/>
                    <w:color w:val="0066CC"/>
                  </w:rPr>
                  <w:t>https://papers.ssrn.com/sol3/papers.cfm?abstract_id=3790200.</w:t>
                </w:r>
              </w:hyperlink>
            </w:p>
            <w:p w14:paraId="72743EC0" w14:textId="77777777" w:rsidR="00E1205B" w:rsidRPr="00AF121F" w:rsidRDefault="00E1205B" w:rsidP="003924FB">
              <w:pPr>
                <w:pStyle w:val="NormalWeb"/>
                <w:spacing w:before="0" w:beforeAutospacing="0" w:after="173" w:afterAutospacing="0" w:line="360" w:lineRule="auto"/>
                <w:jc w:val="both"/>
                <w:rPr>
                  <w:rFonts w:ascii="Arial" w:hAnsi="Arial" w:cs="Arial"/>
                  <w:color w:val="000000"/>
                  <w:lang w:val="fr-FR"/>
                </w:rPr>
              </w:pPr>
              <w:r w:rsidRPr="00AF121F">
                <w:rPr>
                  <w:rFonts w:ascii="Arial" w:hAnsi="Arial" w:cs="Arial"/>
                  <w:color w:val="000000"/>
                </w:rPr>
                <w:t>noe (2023)</w:t>
              </w:r>
              <w:r w:rsidRPr="00AF121F">
                <w:rPr>
                  <w:rStyle w:val="apple-converted-space"/>
                  <w:rFonts w:ascii="Arial" w:eastAsiaTheme="majorEastAsia" w:hAnsi="Arial" w:cs="Arial"/>
                  <w:color w:val="000000"/>
                </w:rPr>
                <w:t> </w:t>
              </w:r>
              <w:r w:rsidRPr="00AF121F">
                <w:rPr>
                  <w:rFonts w:ascii="Arial" w:hAnsi="Arial" w:cs="Arial"/>
                  <w:i/>
                  <w:iCs/>
                  <w:color w:val="000000"/>
                </w:rPr>
                <w:t>How to calculate accuracy of a logistic regression? -.</w:t>
              </w:r>
              <w:r w:rsidRPr="00AF121F">
                <w:rPr>
                  <w:rStyle w:val="apple-converted-space"/>
                  <w:rFonts w:ascii="Arial" w:eastAsiaTheme="majorEastAsia" w:hAnsi="Arial" w:cs="Arial"/>
                  <w:i/>
                  <w:iCs/>
                  <w:color w:val="000000"/>
                </w:rPr>
                <w:t> </w:t>
              </w:r>
              <w:r w:rsidRPr="00AF121F">
                <w:rPr>
                  <w:rFonts w:ascii="Arial" w:hAnsi="Arial" w:cs="Arial"/>
                  <w:color w:val="000000"/>
                  <w:lang w:val="fr-FR"/>
                </w:rPr>
                <w:t>Available at:</w:t>
              </w:r>
              <w:r w:rsidRPr="00AF121F">
                <w:rPr>
                  <w:rStyle w:val="apple-converted-space"/>
                  <w:rFonts w:ascii="Arial" w:eastAsiaTheme="majorEastAsia" w:hAnsi="Arial" w:cs="Arial"/>
                  <w:color w:val="000000"/>
                  <w:lang w:val="fr-FR"/>
                </w:rPr>
                <w:t> </w:t>
              </w:r>
              <w:hyperlink r:id="rId85" w:tgtFrame="_blank" w:history="1">
                <w:r w:rsidRPr="00AF121F">
                  <w:rPr>
                    <w:rStyle w:val="Hyperlink"/>
                    <w:rFonts w:ascii="Arial" w:eastAsiaTheme="majorEastAsia" w:hAnsi="Arial" w:cs="Arial"/>
                    <w:color w:val="0066CC"/>
                    <w:lang w:val="fr-FR"/>
                  </w:rPr>
                  <w:t>https://datascience.stackexchange.com/questions/118212/how-to-calculate-accuracy-of-a-logistic-regression</w:t>
                </w:r>
              </w:hyperlink>
              <w:r w:rsidRPr="00AF121F">
                <w:rPr>
                  <w:rStyle w:val="apple-converted-space"/>
                  <w:rFonts w:ascii="Arial" w:eastAsiaTheme="majorEastAsia" w:hAnsi="Arial" w:cs="Arial"/>
                  <w:color w:val="000000"/>
                  <w:lang w:val="fr-FR"/>
                </w:rPr>
                <w:t> </w:t>
              </w:r>
              <w:r w:rsidRPr="00AF121F">
                <w:rPr>
                  <w:rFonts w:ascii="Arial" w:hAnsi="Arial" w:cs="Arial"/>
                  <w:color w:val="000000"/>
                  <w:lang w:val="fr-FR"/>
                </w:rPr>
                <w:t>(Accessed: .</w:t>
              </w:r>
            </w:p>
            <w:p w14:paraId="70985218" w14:textId="77777777" w:rsidR="00E1205B" w:rsidRPr="00AF121F" w:rsidRDefault="00E1205B" w:rsidP="003924FB">
              <w:pPr>
                <w:pStyle w:val="NormalWeb"/>
                <w:spacing w:before="0" w:beforeAutospacing="0" w:after="173" w:afterAutospacing="0" w:line="360" w:lineRule="auto"/>
                <w:jc w:val="both"/>
                <w:rPr>
                  <w:rFonts w:ascii="Arial" w:hAnsi="Arial" w:cs="Arial"/>
                  <w:color w:val="000000"/>
                </w:rPr>
              </w:pPr>
              <w:r w:rsidRPr="00AF121F">
                <w:rPr>
                  <w:rFonts w:ascii="Arial" w:hAnsi="Arial" w:cs="Arial"/>
                  <w:color w:val="000000"/>
                </w:rPr>
                <w:t>Ogunleye, J.O. (2022)</w:t>
              </w:r>
              <w:r w:rsidRPr="00AF121F">
                <w:rPr>
                  <w:rStyle w:val="apple-converted-space"/>
                  <w:rFonts w:ascii="Arial" w:eastAsiaTheme="majorEastAsia" w:hAnsi="Arial" w:cs="Arial"/>
                  <w:color w:val="000000"/>
                </w:rPr>
                <w:t> </w:t>
              </w:r>
              <w:r w:rsidRPr="00AF121F">
                <w:rPr>
                  <w:rFonts w:ascii="Arial" w:hAnsi="Arial" w:cs="Arial"/>
                  <w:i/>
                  <w:iCs/>
                  <w:color w:val="000000"/>
                </w:rPr>
                <w:t>Predictive Data Analysis Using Linear Regression and Random Forest</w:t>
              </w:r>
              <w:r w:rsidRPr="00AF121F">
                <w:rPr>
                  <w:rStyle w:val="apple-converted-space"/>
                  <w:rFonts w:ascii="Arial" w:eastAsiaTheme="majorEastAsia" w:hAnsi="Arial" w:cs="Arial"/>
                  <w:color w:val="000000"/>
                </w:rPr>
                <w:t> </w:t>
              </w:r>
              <w:r w:rsidRPr="00AF121F">
                <w:rPr>
                  <w:rFonts w:ascii="Arial" w:hAnsi="Arial" w:cs="Arial"/>
                  <w:color w:val="000000"/>
                </w:rPr>
                <w:t>IntechOpen.</w:t>
              </w:r>
            </w:p>
            <w:p w14:paraId="1E9256C9" w14:textId="77777777" w:rsidR="00E1205B" w:rsidRPr="00AF121F" w:rsidRDefault="00E1205B" w:rsidP="003924FB">
              <w:pPr>
                <w:pStyle w:val="NormalWeb"/>
                <w:spacing w:before="0" w:beforeAutospacing="0" w:after="173" w:afterAutospacing="0" w:line="360" w:lineRule="auto"/>
                <w:jc w:val="both"/>
                <w:rPr>
                  <w:rFonts w:ascii="Arial" w:hAnsi="Arial" w:cs="Arial"/>
                  <w:color w:val="000000"/>
                </w:rPr>
              </w:pPr>
              <w:r w:rsidRPr="00AF121F">
                <w:rPr>
                  <w:rFonts w:ascii="Arial" w:hAnsi="Arial" w:cs="Arial"/>
                  <w:color w:val="000000"/>
                </w:rPr>
                <w:t>Panchotia and Rajat (2020) 'Predictive Modelling Using Linear Regression', Available at:</w:t>
              </w:r>
              <w:r w:rsidRPr="00AF121F">
                <w:rPr>
                  <w:rStyle w:val="apple-converted-space"/>
                  <w:rFonts w:ascii="Arial" w:eastAsiaTheme="majorEastAsia" w:hAnsi="Arial" w:cs="Arial"/>
                  <w:color w:val="000000"/>
                </w:rPr>
                <w:t> </w:t>
              </w:r>
              <w:hyperlink r:id="rId86" w:tgtFrame="_blank" w:history="1">
                <w:r w:rsidRPr="00AF121F">
                  <w:rPr>
                    <w:rStyle w:val="Hyperlink"/>
                    <w:rFonts w:ascii="Arial" w:eastAsiaTheme="majorEastAsia" w:hAnsi="Arial" w:cs="Arial"/>
                    <w:color w:val="0066CC"/>
                  </w:rPr>
                  <w:t>https://medium.com/swlh/predictive-modelling-using-linear-regression-e0e399dc4745.</w:t>
                </w:r>
              </w:hyperlink>
            </w:p>
            <w:p w14:paraId="6F181E6E" w14:textId="77777777" w:rsidR="00E1205B" w:rsidRPr="00AF121F" w:rsidRDefault="00E1205B" w:rsidP="003924FB">
              <w:pPr>
                <w:pStyle w:val="NormalWeb"/>
                <w:spacing w:before="0" w:beforeAutospacing="0" w:after="173" w:afterAutospacing="0" w:line="360" w:lineRule="auto"/>
                <w:jc w:val="both"/>
                <w:rPr>
                  <w:rFonts w:ascii="Arial" w:hAnsi="Arial" w:cs="Arial"/>
                  <w:color w:val="000000"/>
                </w:rPr>
              </w:pPr>
              <w:r w:rsidRPr="00AF121F">
                <w:rPr>
                  <w:rFonts w:ascii="Arial" w:hAnsi="Arial" w:cs="Arial"/>
                  <w:color w:val="000000"/>
                </w:rPr>
                <w:t>Penkel and Engin (2019) 'Estimation of soil moisture using decision tree regression',</w:t>
              </w:r>
              <w:r w:rsidRPr="00AF121F">
                <w:rPr>
                  <w:rStyle w:val="apple-converted-space"/>
                  <w:rFonts w:ascii="Arial" w:eastAsiaTheme="majorEastAsia" w:hAnsi="Arial" w:cs="Arial"/>
                  <w:color w:val="000000"/>
                </w:rPr>
                <w:t> </w:t>
              </w:r>
              <w:r w:rsidRPr="00AF121F">
                <w:rPr>
                  <w:rFonts w:ascii="Arial" w:hAnsi="Arial" w:cs="Arial"/>
                  <w:i/>
                  <w:iCs/>
                  <w:color w:val="000000"/>
                </w:rPr>
                <w:t>Springer Link,</w:t>
              </w:r>
              <w:r w:rsidRPr="00AF121F">
                <w:rPr>
                  <w:rStyle w:val="apple-converted-space"/>
                  <w:rFonts w:ascii="Arial" w:eastAsiaTheme="majorEastAsia" w:hAnsi="Arial" w:cs="Arial"/>
                  <w:i/>
                  <w:iCs/>
                  <w:color w:val="000000"/>
                </w:rPr>
                <w:t> </w:t>
              </w:r>
              <w:r w:rsidRPr="00AF121F">
                <w:rPr>
                  <w:rFonts w:ascii="Arial" w:hAnsi="Arial" w:cs="Arial"/>
                  <w:color w:val="000000"/>
                </w:rPr>
                <w:t>Available at:</w:t>
              </w:r>
              <w:r w:rsidRPr="00AF121F">
                <w:rPr>
                  <w:rStyle w:val="apple-converted-space"/>
                  <w:rFonts w:ascii="Arial" w:eastAsiaTheme="majorEastAsia" w:hAnsi="Arial" w:cs="Arial"/>
                  <w:color w:val="000000"/>
                </w:rPr>
                <w:t> </w:t>
              </w:r>
              <w:hyperlink r:id="rId87" w:tgtFrame="_blank" w:history="1">
                <w:r w:rsidRPr="00AF121F">
                  <w:rPr>
                    <w:rStyle w:val="Hyperlink"/>
                    <w:rFonts w:ascii="Arial" w:eastAsiaTheme="majorEastAsia" w:hAnsi="Arial" w:cs="Arial"/>
                    <w:color w:val="0066CC"/>
                  </w:rPr>
                  <w:t>https://link.springer.com/article/10.1007/s00704-019-03048-8.</w:t>
                </w:r>
              </w:hyperlink>
            </w:p>
            <w:p w14:paraId="0B5451C2" w14:textId="77777777" w:rsidR="00E1205B" w:rsidRPr="00AF121F" w:rsidRDefault="00E1205B" w:rsidP="003924FB">
              <w:pPr>
                <w:pStyle w:val="NormalWeb"/>
                <w:spacing w:before="0" w:beforeAutospacing="0" w:after="173" w:afterAutospacing="0" w:line="360" w:lineRule="auto"/>
                <w:jc w:val="both"/>
                <w:rPr>
                  <w:rFonts w:ascii="Arial" w:hAnsi="Arial" w:cs="Arial"/>
                  <w:color w:val="000000"/>
                </w:rPr>
              </w:pPr>
              <w:r w:rsidRPr="00AF121F">
                <w:rPr>
                  <w:rFonts w:ascii="Arial" w:hAnsi="Arial" w:cs="Arial"/>
                  <w:color w:val="000000"/>
                </w:rPr>
                <w:t>Rouzinov and Serguei (2022) 'Regression-Based Approach to Test Missing Data Mechanisms',</w:t>
              </w:r>
              <w:r w:rsidRPr="00AF121F">
                <w:rPr>
                  <w:rStyle w:val="apple-converted-space"/>
                  <w:rFonts w:ascii="Arial" w:eastAsiaTheme="majorEastAsia" w:hAnsi="Arial" w:cs="Arial"/>
                  <w:color w:val="000000"/>
                </w:rPr>
                <w:t> </w:t>
              </w:r>
              <w:r w:rsidRPr="00AF121F">
                <w:rPr>
                  <w:rFonts w:ascii="Arial" w:hAnsi="Arial" w:cs="Arial"/>
                  <w:i/>
                  <w:iCs/>
                  <w:color w:val="000000"/>
                </w:rPr>
                <w:t>MDPI,</w:t>
              </w:r>
              <w:r w:rsidRPr="00AF121F">
                <w:rPr>
                  <w:rStyle w:val="apple-converted-space"/>
                  <w:rFonts w:ascii="Arial" w:eastAsiaTheme="majorEastAsia" w:hAnsi="Arial" w:cs="Arial"/>
                  <w:i/>
                  <w:iCs/>
                  <w:color w:val="000000"/>
                </w:rPr>
                <w:t> </w:t>
              </w:r>
              <w:r w:rsidRPr="00AF121F">
                <w:rPr>
                  <w:rFonts w:ascii="Arial" w:hAnsi="Arial" w:cs="Arial"/>
                  <w:color w:val="000000"/>
                </w:rPr>
                <w:t>Available at:</w:t>
              </w:r>
              <w:r w:rsidRPr="00AF121F">
                <w:rPr>
                  <w:rStyle w:val="apple-converted-space"/>
                  <w:rFonts w:ascii="Arial" w:eastAsiaTheme="majorEastAsia" w:hAnsi="Arial" w:cs="Arial"/>
                  <w:color w:val="000000"/>
                </w:rPr>
                <w:t> </w:t>
              </w:r>
              <w:hyperlink r:id="rId88" w:tgtFrame="_blank" w:history="1">
                <w:r w:rsidRPr="00AF121F">
                  <w:rPr>
                    <w:rStyle w:val="Hyperlink"/>
                    <w:rFonts w:ascii="Arial" w:eastAsiaTheme="majorEastAsia" w:hAnsi="Arial" w:cs="Arial"/>
                    <w:color w:val="0066CC"/>
                  </w:rPr>
                  <w:t>https://www.mdpi.com/2306-5729/7/2/16.</w:t>
                </w:r>
              </w:hyperlink>
            </w:p>
            <w:p w14:paraId="3CD13341" w14:textId="77777777" w:rsidR="00E1205B" w:rsidRPr="00AF121F" w:rsidRDefault="00E1205B" w:rsidP="003924FB">
              <w:pPr>
                <w:pStyle w:val="NormalWeb"/>
                <w:spacing w:before="0" w:beforeAutospacing="0" w:after="173" w:afterAutospacing="0" w:line="360" w:lineRule="auto"/>
                <w:jc w:val="both"/>
                <w:rPr>
                  <w:rFonts w:ascii="Arial" w:hAnsi="Arial" w:cs="Arial"/>
                  <w:color w:val="000000"/>
                </w:rPr>
              </w:pPr>
              <w:r w:rsidRPr="00AF121F">
                <w:rPr>
                  <w:rFonts w:ascii="Arial" w:hAnsi="Arial" w:cs="Arial"/>
                  <w:color w:val="000000"/>
                </w:rPr>
                <w:t>S. Siami-Namini, N. Tavakoli and A. Siami Namin (2018)</w:t>
              </w:r>
              <w:r w:rsidRPr="00AF121F">
                <w:rPr>
                  <w:rStyle w:val="apple-converted-space"/>
                  <w:rFonts w:ascii="Arial" w:eastAsiaTheme="majorEastAsia" w:hAnsi="Arial" w:cs="Arial"/>
                  <w:color w:val="000000"/>
                </w:rPr>
                <w:t> </w:t>
              </w:r>
              <w:r w:rsidRPr="00AF121F">
                <w:rPr>
                  <w:rFonts w:ascii="Arial" w:hAnsi="Arial" w:cs="Arial"/>
                  <w:i/>
                  <w:iCs/>
                  <w:color w:val="000000"/>
                </w:rPr>
                <w:t>A Comparison of ARIMA and LSTM in Forecasting Time Series.</w:t>
              </w:r>
              <w:r w:rsidRPr="00AF121F">
                <w:rPr>
                  <w:rStyle w:val="apple-converted-space"/>
                  <w:rFonts w:ascii="Arial" w:eastAsiaTheme="majorEastAsia" w:hAnsi="Arial" w:cs="Arial"/>
                  <w:i/>
                  <w:iCs/>
                  <w:color w:val="000000"/>
                </w:rPr>
                <w:t> </w:t>
              </w:r>
              <w:r w:rsidRPr="00AF121F">
                <w:rPr>
                  <w:rFonts w:ascii="Arial" w:hAnsi="Arial" w:cs="Arial"/>
                  <w:color w:val="000000"/>
                </w:rPr>
                <w:t>pp. 1394.</w:t>
              </w:r>
            </w:p>
            <w:p w14:paraId="40A80BCC" w14:textId="77777777" w:rsidR="00E1205B" w:rsidRPr="00AF121F" w:rsidRDefault="00E1205B" w:rsidP="003924FB">
              <w:pPr>
                <w:pStyle w:val="NormalWeb"/>
                <w:spacing w:before="0" w:beforeAutospacing="0" w:after="173" w:afterAutospacing="0" w:line="360" w:lineRule="auto"/>
                <w:jc w:val="both"/>
                <w:rPr>
                  <w:rFonts w:ascii="Arial" w:hAnsi="Arial" w:cs="Arial"/>
                  <w:color w:val="000000"/>
                </w:rPr>
              </w:pPr>
              <w:r w:rsidRPr="00AF121F">
                <w:rPr>
                  <w:rFonts w:ascii="Arial" w:hAnsi="Arial" w:cs="Arial"/>
                  <w:color w:val="000000"/>
                </w:rPr>
                <w:t>S and Rahul (2023) 'Time Series Forecasting: A Comparative Analysis of SARIMAX and XGBoost Algorithms',</w:t>
              </w:r>
              <w:r w:rsidRPr="00AF121F">
                <w:rPr>
                  <w:rStyle w:val="apple-converted-space"/>
                  <w:rFonts w:ascii="Arial" w:eastAsiaTheme="majorEastAsia" w:hAnsi="Arial" w:cs="Arial"/>
                  <w:color w:val="000000"/>
                </w:rPr>
                <w:t> </w:t>
              </w:r>
              <w:r w:rsidRPr="00AF121F">
                <w:rPr>
                  <w:rFonts w:ascii="Arial" w:hAnsi="Arial" w:cs="Arial"/>
                  <w:i/>
                  <w:iCs/>
                  <w:color w:val="000000"/>
                </w:rPr>
                <w:t>Medium,</w:t>
              </w:r>
              <w:r w:rsidRPr="00AF121F">
                <w:rPr>
                  <w:rStyle w:val="apple-converted-space"/>
                  <w:rFonts w:ascii="Arial" w:eastAsiaTheme="majorEastAsia" w:hAnsi="Arial" w:cs="Arial"/>
                  <w:i/>
                  <w:iCs/>
                  <w:color w:val="000000"/>
                </w:rPr>
                <w:t> </w:t>
              </w:r>
              <w:r w:rsidRPr="00AF121F">
                <w:rPr>
                  <w:rFonts w:ascii="Arial" w:hAnsi="Arial" w:cs="Arial"/>
                  <w:color w:val="000000"/>
                </w:rPr>
                <w:t>Available at:</w:t>
              </w:r>
              <w:r w:rsidRPr="00AF121F">
                <w:rPr>
                  <w:rStyle w:val="apple-converted-space"/>
                  <w:rFonts w:ascii="Arial" w:eastAsiaTheme="majorEastAsia" w:hAnsi="Arial" w:cs="Arial"/>
                  <w:color w:val="000000"/>
                </w:rPr>
                <w:t> </w:t>
              </w:r>
              <w:hyperlink r:id="rId89" w:tgtFrame="_blank" w:history="1">
                <w:r w:rsidRPr="00AF121F">
                  <w:rPr>
                    <w:rStyle w:val="Hyperlink"/>
                    <w:rFonts w:ascii="Arial" w:eastAsiaTheme="majorEastAsia" w:hAnsi="Arial" w:cs="Arial"/>
                    <w:color w:val="0066CC"/>
                  </w:rPr>
                  <w:t>https://ogre51.medium.com/time-series-forecasting-a-comparative-analysis-of-sarimax-and-xgboost-algorithms-7cac99685564.</w:t>
                </w:r>
              </w:hyperlink>
            </w:p>
            <w:p w14:paraId="09D95A05" w14:textId="77777777" w:rsidR="00E1205B" w:rsidRPr="00AF121F" w:rsidRDefault="00E1205B" w:rsidP="003924FB">
              <w:pPr>
                <w:pStyle w:val="NormalWeb"/>
                <w:spacing w:before="0" w:beforeAutospacing="0" w:after="173" w:afterAutospacing="0" w:line="360" w:lineRule="auto"/>
                <w:jc w:val="both"/>
                <w:rPr>
                  <w:rFonts w:ascii="Arial" w:hAnsi="Arial" w:cs="Arial"/>
                  <w:color w:val="000000"/>
                </w:rPr>
              </w:pPr>
              <w:r w:rsidRPr="00AF121F">
                <w:rPr>
                  <w:rFonts w:ascii="Arial" w:hAnsi="Arial" w:cs="Arial"/>
                  <w:color w:val="000000"/>
                </w:rPr>
                <w:t>Satyavishnumolakala (2020) 'Linear Regression -Pros &amp; Cons', Available at:</w:t>
              </w:r>
              <w:r w:rsidRPr="00AF121F">
                <w:rPr>
                  <w:rStyle w:val="apple-converted-space"/>
                  <w:rFonts w:ascii="Arial" w:eastAsiaTheme="majorEastAsia" w:hAnsi="Arial" w:cs="Arial"/>
                  <w:color w:val="000000"/>
                </w:rPr>
                <w:t> </w:t>
              </w:r>
              <w:hyperlink r:id="rId90" w:tgtFrame="_blank" w:history="1">
                <w:r w:rsidRPr="00AF121F">
                  <w:rPr>
                    <w:rStyle w:val="Hyperlink"/>
                    <w:rFonts w:ascii="Arial" w:eastAsiaTheme="majorEastAsia" w:hAnsi="Arial" w:cs="Arial"/>
                    <w:color w:val="0066CC"/>
                  </w:rPr>
                  <w:t>https://medium.com/@satyavishnumolakala/linear-regression-pros-cons-62085314aef0.</w:t>
                </w:r>
              </w:hyperlink>
            </w:p>
            <w:p w14:paraId="725F1B2D" w14:textId="77777777" w:rsidR="00E1205B" w:rsidRPr="00AF121F" w:rsidRDefault="00E1205B" w:rsidP="003924FB">
              <w:pPr>
                <w:pStyle w:val="NormalWeb"/>
                <w:spacing w:before="0" w:beforeAutospacing="0" w:after="173" w:afterAutospacing="0" w:line="360" w:lineRule="auto"/>
                <w:jc w:val="both"/>
                <w:rPr>
                  <w:rFonts w:ascii="Arial" w:hAnsi="Arial" w:cs="Arial"/>
                  <w:color w:val="000000"/>
                  <w:lang w:val="fr-FR"/>
                </w:rPr>
              </w:pPr>
              <w:r w:rsidRPr="00AF121F">
                <w:rPr>
                  <w:rFonts w:ascii="Arial" w:hAnsi="Arial" w:cs="Arial"/>
                  <w:color w:val="000000"/>
                </w:rPr>
                <w:t>Sharma and Natasha (2023)</w:t>
              </w:r>
              <w:r w:rsidRPr="00AF121F">
                <w:rPr>
                  <w:rStyle w:val="apple-converted-space"/>
                  <w:rFonts w:ascii="Arial" w:eastAsiaTheme="majorEastAsia" w:hAnsi="Arial" w:cs="Arial"/>
                  <w:color w:val="000000"/>
                </w:rPr>
                <w:t> </w:t>
              </w:r>
              <w:r w:rsidRPr="00AF121F">
                <w:rPr>
                  <w:rFonts w:ascii="Arial" w:hAnsi="Arial" w:cs="Arial"/>
                  <w:i/>
                  <w:iCs/>
                  <w:color w:val="000000"/>
                </w:rPr>
                <w:t>Understanding and Applying F1 Score: A Deep Dive with Hands-On Coding.</w:t>
              </w:r>
              <w:r w:rsidRPr="00AF121F">
                <w:rPr>
                  <w:rStyle w:val="apple-converted-space"/>
                  <w:rFonts w:ascii="Arial" w:eastAsiaTheme="majorEastAsia" w:hAnsi="Arial" w:cs="Arial"/>
                  <w:i/>
                  <w:iCs/>
                  <w:color w:val="000000"/>
                </w:rPr>
                <w:t> </w:t>
              </w:r>
              <w:r w:rsidRPr="00AF121F">
                <w:rPr>
                  <w:rFonts w:ascii="Arial" w:hAnsi="Arial" w:cs="Arial"/>
                  <w:color w:val="000000"/>
                  <w:lang w:val="fr-FR"/>
                </w:rPr>
                <w:t>Available at:</w:t>
              </w:r>
              <w:r w:rsidRPr="00AF121F">
                <w:rPr>
                  <w:rStyle w:val="apple-converted-space"/>
                  <w:rFonts w:ascii="Arial" w:eastAsiaTheme="majorEastAsia" w:hAnsi="Arial" w:cs="Arial"/>
                  <w:color w:val="000000"/>
                  <w:lang w:val="fr-FR"/>
                </w:rPr>
                <w:t> </w:t>
              </w:r>
              <w:hyperlink r:id="rId91" w:tgtFrame="_blank" w:history="1">
                <w:r w:rsidRPr="00AF121F">
                  <w:rPr>
                    <w:rStyle w:val="Hyperlink"/>
                    <w:rFonts w:ascii="Arial" w:eastAsiaTheme="majorEastAsia" w:hAnsi="Arial" w:cs="Arial"/>
                    <w:color w:val="0066CC"/>
                    <w:lang w:val="fr-FR"/>
                  </w:rPr>
                  <w:t>https://arize.com/blog-course/f1-score/</w:t>
                </w:r>
              </w:hyperlink>
              <w:r w:rsidRPr="00AF121F">
                <w:rPr>
                  <w:rStyle w:val="apple-converted-space"/>
                  <w:rFonts w:ascii="Arial" w:eastAsiaTheme="majorEastAsia" w:hAnsi="Arial" w:cs="Arial"/>
                  <w:color w:val="000000"/>
                  <w:lang w:val="fr-FR"/>
                </w:rPr>
                <w:t> </w:t>
              </w:r>
              <w:r w:rsidRPr="00AF121F">
                <w:rPr>
                  <w:rFonts w:ascii="Arial" w:hAnsi="Arial" w:cs="Arial"/>
                  <w:color w:val="000000"/>
                  <w:lang w:val="fr-FR"/>
                </w:rPr>
                <w:t>(Accessed: .</w:t>
              </w:r>
            </w:p>
            <w:p w14:paraId="45A27160" w14:textId="77777777" w:rsidR="00E1205B" w:rsidRPr="00AF121F" w:rsidRDefault="00E1205B" w:rsidP="003924FB">
              <w:pPr>
                <w:pStyle w:val="NormalWeb"/>
                <w:spacing w:before="0" w:beforeAutospacing="0" w:after="173" w:afterAutospacing="0" w:line="360" w:lineRule="auto"/>
                <w:jc w:val="both"/>
                <w:rPr>
                  <w:rFonts w:ascii="Arial" w:hAnsi="Arial" w:cs="Arial"/>
                  <w:color w:val="000000"/>
                </w:rPr>
              </w:pPr>
              <w:r w:rsidRPr="00AF121F">
                <w:rPr>
                  <w:rFonts w:ascii="Arial" w:hAnsi="Arial" w:cs="Arial"/>
                  <w:color w:val="000000"/>
                </w:rPr>
                <w:t>T. Aljuaid and S. Sasi (2016)</w:t>
              </w:r>
              <w:r w:rsidRPr="00AF121F">
                <w:rPr>
                  <w:rStyle w:val="apple-converted-space"/>
                  <w:rFonts w:ascii="Arial" w:eastAsiaTheme="majorEastAsia" w:hAnsi="Arial" w:cs="Arial"/>
                  <w:color w:val="000000"/>
                </w:rPr>
                <w:t> </w:t>
              </w:r>
              <w:r w:rsidRPr="00AF121F">
                <w:rPr>
                  <w:rFonts w:ascii="Arial" w:hAnsi="Arial" w:cs="Arial"/>
                  <w:i/>
                  <w:iCs/>
                  <w:color w:val="000000"/>
                </w:rPr>
                <w:t>Proper imputation techniques for missing values in data sets.</w:t>
              </w:r>
              <w:r w:rsidRPr="00AF121F">
                <w:rPr>
                  <w:rStyle w:val="apple-converted-space"/>
                  <w:rFonts w:ascii="Arial" w:eastAsiaTheme="majorEastAsia" w:hAnsi="Arial" w:cs="Arial"/>
                  <w:i/>
                  <w:iCs/>
                  <w:color w:val="000000"/>
                </w:rPr>
                <w:t> </w:t>
              </w:r>
              <w:r w:rsidRPr="00AF121F">
                <w:rPr>
                  <w:rFonts w:ascii="Arial" w:hAnsi="Arial" w:cs="Arial"/>
                  <w:color w:val="000000"/>
                </w:rPr>
                <w:t>pp. 1.</w:t>
              </w:r>
            </w:p>
            <w:p w14:paraId="03E45C9A" w14:textId="77777777" w:rsidR="00E1205B" w:rsidRPr="00AF121F" w:rsidRDefault="00E1205B" w:rsidP="003924FB">
              <w:pPr>
                <w:pStyle w:val="NormalWeb"/>
                <w:spacing w:before="0" w:beforeAutospacing="0" w:after="173" w:afterAutospacing="0" w:line="360" w:lineRule="auto"/>
                <w:jc w:val="both"/>
                <w:rPr>
                  <w:rFonts w:ascii="Arial" w:hAnsi="Arial" w:cs="Arial"/>
                  <w:color w:val="000000"/>
                </w:rPr>
              </w:pPr>
              <w:r w:rsidRPr="00AF121F">
                <w:rPr>
                  <w:rFonts w:ascii="Arial" w:hAnsi="Arial" w:cs="Arial"/>
                  <w:color w:val="000000"/>
                </w:rPr>
                <w:lastRenderedPageBreak/>
                <w:t>The Click Reader (2021) 'Decision Tree Regression Explained with Implementation in Python',</w:t>
              </w:r>
              <w:r w:rsidRPr="00AF121F">
                <w:rPr>
                  <w:rStyle w:val="apple-converted-space"/>
                  <w:rFonts w:ascii="Arial" w:eastAsiaTheme="majorEastAsia" w:hAnsi="Arial" w:cs="Arial"/>
                  <w:color w:val="000000"/>
                </w:rPr>
                <w:t> </w:t>
              </w:r>
              <w:r w:rsidRPr="00AF121F">
                <w:rPr>
                  <w:rFonts w:ascii="Arial" w:hAnsi="Arial" w:cs="Arial"/>
                  <w:i/>
                  <w:iCs/>
                  <w:color w:val="000000"/>
                </w:rPr>
                <w:t>Medium,</w:t>
              </w:r>
              <w:r w:rsidRPr="00AF121F">
                <w:rPr>
                  <w:rStyle w:val="apple-converted-space"/>
                  <w:rFonts w:ascii="Arial" w:eastAsiaTheme="majorEastAsia" w:hAnsi="Arial" w:cs="Arial"/>
                  <w:i/>
                  <w:iCs/>
                  <w:color w:val="000000"/>
                </w:rPr>
                <w:t> </w:t>
              </w:r>
              <w:r w:rsidRPr="00AF121F">
                <w:rPr>
                  <w:rFonts w:ascii="Arial" w:hAnsi="Arial" w:cs="Arial"/>
                  <w:color w:val="000000"/>
                </w:rPr>
                <w:t>Available at:</w:t>
              </w:r>
              <w:r w:rsidRPr="00AF121F">
                <w:rPr>
                  <w:rStyle w:val="apple-converted-space"/>
                  <w:rFonts w:ascii="Arial" w:eastAsiaTheme="majorEastAsia" w:hAnsi="Arial" w:cs="Arial"/>
                  <w:color w:val="000000"/>
                </w:rPr>
                <w:t> </w:t>
              </w:r>
              <w:hyperlink r:id="rId92" w:tgtFrame="_blank" w:history="1">
                <w:r w:rsidRPr="00AF121F">
                  <w:rPr>
                    <w:rStyle w:val="Hyperlink"/>
                    <w:rFonts w:ascii="Arial" w:eastAsiaTheme="majorEastAsia" w:hAnsi="Arial" w:cs="Arial"/>
                    <w:color w:val="0066CC"/>
                  </w:rPr>
                  <w:t>https://medium.com/@theclickreader/decision-tree-regression-explained-with-implementation-in-python-1e6e48aa7a47.</w:t>
                </w:r>
              </w:hyperlink>
            </w:p>
            <w:p w14:paraId="6AC1228F" w14:textId="77777777" w:rsidR="00E1205B" w:rsidRPr="00AF121F" w:rsidRDefault="00E1205B" w:rsidP="003924FB">
              <w:pPr>
                <w:pStyle w:val="NormalWeb"/>
                <w:spacing w:before="0" w:beforeAutospacing="0" w:after="173" w:afterAutospacing="0" w:line="360" w:lineRule="auto"/>
                <w:jc w:val="both"/>
                <w:rPr>
                  <w:rFonts w:ascii="Arial" w:hAnsi="Arial" w:cs="Arial"/>
                  <w:color w:val="000000"/>
                </w:rPr>
              </w:pPr>
              <w:r w:rsidRPr="00AF121F">
                <w:rPr>
                  <w:rFonts w:ascii="Arial" w:hAnsi="Arial" w:cs="Arial"/>
                  <w:color w:val="000000"/>
                </w:rPr>
                <w:t>V. Roshan and Joseph (2022) 'Optimal ratio for data splitting', Available at:</w:t>
              </w:r>
              <w:r w:rsidRPr="00AF121F">
                <w:rPr>
                  <w:rStyle w:val="apple-converted-space"/>
                  <w:rFonts w:ascii="Arial" w:eastAsiaTheme="majorEastAsia" w:hAnsi="Arial" w:cs="Arial"/>
                  <w:color w:val="000000"/>
                </w:rPr>
                <w:t> </w:t>
              </w:r>
              <w:hyperlink r:id="rId93" w:tgtFrame="_blank" w:history="1">
                <w:r w:rsidRPr="00AF121F">
                  <w:rPr>
                    <w:rStyle w:val="Hyperlink"/>
                    <w:rFonts w:ascii="Arial" w:eastAsiaTheme="majorEastAsia" w:hAnsi="Arial" w:cs="Arial"/>
                    <w:color w:val="0066CC"/>
                  </w:rPr>
                  <w:t>https://onlinelibrary.wiley.com/doi/full/10.1002/sam.11583.</w:t>
                </w:r>
              </w:hyperlink>
            </w:p>
            <w:p w14:paraId="0E57C502" w14:textId="77777777" w:rsidR="00E1205B" w:rsidRDefault="00E1205B" w:rsidP="003924FB">
              <w:pPr>
                <w:pStyle w:val="NormalWeb"/>
                <w:spacing w:before="0" w:beforeAutospacing="0" w:after="173" w:afterAutospacing="0" w:line="360" w:lineRule="auto"/>
                <w:jc w:val="both"/>
                <w:rPr>
                  <w:rFonts w:ascii="Roboto" w:hAnsi="Roboto"/>
                  <w:color w:val="000000"/>
                  <w:sz w:val="21"/>
                  <w:szCs w:val="21"/>
                </w:rPr>
              </w:pPr>
              <w:r w:rsidRPr="00AF121F">
                <w:rPr>
                  <w:rFonts w:ascii="Arial" w:hAnsi="Arial" w:cs="Arial"/>
                  <w:color w:val="000000"/>
                </w:rPr>
                <w:t>Zou and Hui (2005) 'Regularization and Variable Selection Via the Elastic Net', Available at:</w:t>
              </w:r>
              <w:r w:rsidRPr="00AF121F">
                <w:rPr>
                  <w:rStyle w:val="apple-converted-space"/>
                  <w:rFonts w:ascii="Arial" w:eastAsiaTheme="majorEastAsia" w:hAnsi="Arial" w:cs="Arial"/>
                  <w:color w:val="000000"/>
                </w:rPr>
                <w:t> </w:t>
              </w:r>
              <w:hyperlink r:id="rId94" w:anchor="400951354." w:tgtFrame="_blank" w:history="1">
                <w:r w:rsidRPr="00AF121F">
                  <w:rPr>
                    <w:rStyle w:val="Hyperlink"/>
                    <w:rFonts w:ascii="Arial" w:eastAsiaTheme="majorEastAsia" w:hAnsi="Arial" w:cs="Arial"/>
                    <w:color w:val="0066CC"/>
                  </w:rPr>
                  <w:t>https://academic.oup.com/jrsssb/article/67/2/301/7109482#400951354.</w:t>
                </w:r>
              </w:hyperlink>
            </w:p>
            <w:p w14:paraId="4585F680" w14:textId="54FA89C3" w:rsidR="003808AC" w:rsidRDefault="00000000" w:rsidP="004C4386">
              <w:pPr>
                <w:rPr>
                  <w:rFonts w:eastAsiaTheme="minorEastAsia"/>
                  <w:szCs w:val="24"/>
                </w:rPr>
              </w:pPr>
            </w:p>
          </w:sdtContent>
        </w:sdt>
      </w:sdtContent>
    </w:sdt>
    <w:p w14:paraId="2A83D7C1" w14:textId="77777777" w:rsidR="003808AC" w:rsidRDefault="003808AC">
      <w:pPr>
        <w:spacing w:after="160" w:line="259" w:lineRule="auto"/>
        <w:jc w:val="left"/>
        <w:rPr>
          <w:rFonts w:eastAsiaTheme="minorEastAsia"/>
          <w:szCs w:val="24"/>
        </w:rPr>
      </w:pPr>
      <w:r>
        <w:rPr>
          <w:rFonts w:eastAsiaTheme="minorEastAsia"/>
          <w:szCs w:val="24"/>
        </w:rPr>
        <w:br w:type="page"/>
      </w:r>
    </w:p>
    <w:p w14:paraId="5FC99F8B" w14:textId="3BDDDE47" w:rsidR="00F34034" w:rsidRDefault="003808AC" w:rsidP="003808AC">
      <w:pPr>
        <w:pStyle w:val="Heading1"/>
        <w:numPr>
          <w:ilvl w:val="0"/>
          <w:numId w:val="0"/>
        </w:numPr>
        <w:ind w:left="360"/>
      </w:pPr>
      <w:r>
        <w:lastRenderedPageBreak/>
        <w:t>APPENDIX</w:t>
      </w:r>
    </w:p>
    <w:p w14:paraId="5CA2EE8F" w14:textId="27F51EA7" w:rsidR="003808AC" w:rsidRPr="003808AC" w:rsidRDefault="003808AC" w:rsidP="003808AC">
      <w:r>
        <w:t>The code</w:t>
      </w:r>
    </w:p>
    <w:sectPr w:rsidR="003808AC" w:rsidRPr="003808AC">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Jamie Wilson" w:date="2024-02-22T13:15:00Z" w:initials="JW">
    <w:p w14:paraId="0EDB3BE3" w14:textId="77777777" w:rsidR="000604DC" w:rsidRDefault="000604DC" w:rsidP="000604DC">
      <w:pPr>
        <w:pStyle w:val="CommentText"/>
      </w:pPr>
      <w:r>
        <w:rPr>
          <w:rStyle w:val="CommentReference"/>
        </w:rPr>
        <w:annotationRef/>
      </w:r>
      <w:hyperlink r:id="rId1" w:anchor="400951354" w:history="1">
        <w:r w:rsidRPr="003F5DD7">
          <w:rPr>
            <w:rStyle w:val="Hyperlink"/>
          </w:rPr>
          <w:t>https://academic.oup.com/jrsssb/article/67/2/301/7109482#400951354</w:t>
        </w:r>
      </w:hyperlink>
    </w:p>
  </w:comment>
  <w:comment w:id="37" w:author="Shaheer Rehan" w:date="2024-02-29T10:42:00Z" w:initials="SR">
    <w:p w14:paraId="5BFF1B73" w14:textId="77777777" w:rsidR="00901432" w:rsidRDefault="00901432" w:rsidP="00901432">
      <w:pPr>
        <w:pStyle w:val="CommentText"/>
        <w:jc w:val="left"/>
      </w:pPr>
      <w:r>
        <w:rPr>
          <w:rStyle w:val="CommentReference"/>
        </w:rPr>
        <w:annotationRef/>
      </w:r>
      <w:hyperlink r:id="rId2" w:anchor=":~:text=As%20for%20the%20train%2Dtest,causes%20(and%20vice%20versa)" w:history="1">
        <w:r w:rsidRPr="00015688">
          <w:rPr>
            <w:rStyle w:val="Hyperlink"/>
          </w:rPr>
          <w:t>https://medium.com/@nahmed3536/the-motivation-for-train-test-split-2b1837f596c3#:~:text=As%20for%20the%20train%2Dtest,causes%20(and%20vice%20versa)</w:t>
        </w:r>
      </w:hyperlink>
      <w:r>
        <w:t>.</w:t>
      </w:r>
    </w:p>
  </w:comment>
  <w:comment w:id="57" w:author="Reynold Kwok" w:date="2024-02-29T12:06:00Z" w:initials="RK">
    <w:p w14:paraId="68BB2D94" w14:textId="77777777" w:rsidR="00931DCE" w:rsidRDefault="00931DCE" w:rsidP="00931DCE">
      <w:pPr>
        <w:pStyle w:val="CommentText"/>
        <w:jc w:val="left"/>
      </w:pPr>
      <w:r>
        <w:rPr>
          <w:rStyle w:val="CommentReference"/>
        </w:rPr>
        <w:annotationRef/>
      </w:r>
      <w:hyperlink r:id="rId3" w:history="1">
        <w:r w:rsidRPr="004F5A6B">
          <w:rPr>
            <w:rStyle w:val="Hyperlink"/>
          </w:rPr>
          <w:t>https://www.tandfonline.com/doi/full/10.1080/08839514.2019.1637138</w:t>
        </w:r>
      </w:hyperlink>
    </w:p>
  </w:comment>
  <w:comment w:id="58" w:author="Jamie Wilson" w:date="2024-02-26T13:14:00Z" w:initials="JW">
    <w:p w14:paraId="4EA1E805" w14:textId="77777777" w:rsidR="00651149" w:rsidRDefault="00651149" w:rsidP="00651149">
      <w:pPr>
        <w:pStyle w:val="CommentText"/>
        <w:jc w:val="left"/>
      </w:pPr>
      <w:r>
        <w:rPr>
          <w:rStyle w:val="CommentReference"/>
        </w:rPr>
        <w:annotationRef/>
      </w:r>
      <w:r>
        <w:rPr>
          <w:color w:val="000000"/>
        </w:rPr>
        <w:t>https://www.ncbi.nlm.nih.gov/pmc/articles/PMC4716933/</w:t>
      </w:r>
    </w:p>
  </w:comment>
  <w:comment w:id="59" w:author="Reynold Kwok" w:date="2024-02-29T12:06:00Z" w:initials="RK">
    <w:p w14:paraId="5C464303" w14:textId="77777777" w:rsidR="00931DCE" w:rsidRDefault="00931DCE" w:rsidP="00931DCE">
      <w:pPr>
        <w:pStyle w:val="CommentText"/>
        <w:jc w:val="left"/>
      </w:pPr>
      <w:r>
        <w:rPr>
          <w:rStyle w:val="CommentReference"/>
        </w:rPr>
        <w:annotationRef/>
      </w:r>
      <w:r>
        <w:rPr>
          <w:color w:val="000000"/>
        </w:rPr>
        <w:t>https://www.sciencedirect.com/science/article/pii/S0925231216309407?via%3Dihub</w:t>
      </w:r>
    </w:p>
  </w:comment>
  <w:comment w:id="60" w:author="Reynold Kwok" w:date="2024-02-29T12:05:00Z" w:initials="RK">
    <w:p w14:paraId="4055AC34" w14:textId="29B4E44E" w:rsidR="00931DCE" w:rsidRDefault="00931DCE" w:rsidP="00931DCE">
      <w:pPr>
        <w:pStyle w:val="CommentText"/>
        <w:jc w:val="left"/>
      </w:pPr>
      <w:r>
        <w:rPr>
          <w:rStyle w:val="CommentReference"/>
        </w:rPr>
        <w:annotationRef/>
      </w:r>
      <w:hyperlink r:id="rId4" w:history="1">
        <w:r w:rsidRPr="003F22F6">
          <w:rPr>
            <w:rStyle w:val="Hyperlink"/>
          </w:rPr>
          <w:t>Proper imputation techniques for missing values in data sets | IEEE Conference Publication | IEEE Xplore</w:t>
        </w:r>
      </w:hyperlink>
    </w:p>
  </w:comment>
  <w:comment w:id="61" w:author="Reynold Kwok" w:date="2024-02-29T12:05:00Z" w:initials="RK">
    <w:p w14:paraId="5D3CF8A4" w14:textId="1DF2BEFB" w:rsidR="00931DCE" w:rsidRDefault="00931DCE" w:rsidP="00931DCE">
      <w:pPr>
        <w:pStyle w:val="CommentText"/>
        <w:jc w:val="left"/>
      </w:pPr>
      <w:r>
        <w:rPr>
          <w:rStyle w:val="CommentReference"/>
        </w:rPr>
        <w:annotationRef/>
      </w:r>
      <w:hyperlink r:id="rId5" w:history="1">
        <w:r w:rsidRPr="00F3002E">
          <w:rPr>
            <w:rStyle w:val="Hyperlink"/>
          </w:rPr>
          <w:t>[PDF] A Distance-Threshold kNN Method for Imputing Medical Data Missing Values | Semantic Scholar</w:t>
        </w:r>
      </w:hyperlink>
    </w:p>
  </w:comment>
  <w:comment w:id="62" w:author="Reynold Kwok" w:date="2024-02-29T12:05:00Z" w:initials="RK">
    <w:p w14:paraId="23F9A7B3" w14:textId="65DB302B" w:rsidR="00931DCE" w:rsidRDefault="00931DCE" w:rsidP="00931DCE">
      <w:pPr>
        <w:pStyle w:val="CommentText"/>
        <w:jc w:val="left"/>
      </w:pPr>
      <w:r>
        <w:rPr>
          <w:rStyle w:val="CommentReference"/>
        </w:rPr>
        <w:annotationRef/>
      </w:r>
      <w:r>
        <w:rPr>
          <w:color w:val="000000"/>
        </w:rPr>
        <w:t>https://www.semanticscholar.org/paper/K-NN-Classifier-Performs-Better-Than-K-Means-in-Malarvizhi/84864e78ab161997e34d5f6ea17ec9c66ad3c651</w:t>
      </w:r>
    </w:p>
  </w:comment>
  <w:comment w:id="63" w:author="Reynold Kwok" w:date="2024-02-29T12:04:00Z" w:initials="RK">
    <w:p w14:paraId="32A1EC52" w14:textId="0BED9C65" w:rsidR="00931DCE" w:rsidRDefault="00931DCE" w:rsidP="00931DCE">
      <w:pPr>
        <w:pStyle w:val="CommentText"/>
        <w:jc w:val="left"/>
      </w:pPr>
      <w:r>
        <w:rPr>
          <w:rStyle w:val="CommentReference"/>
        </w:rPr>
        <w:annotationRef/>
      </w:r>
      <w:hyperlink r:id="rId6" w:history="1">
        <w:r w:rsidRPr="00BD3CA2">
          <w:rPr>
            <w:rStyle w:val="Hyperlink"/>
          </w:rPr>
          <w:t>Proper imputation techniques for missing values in data sets | IEEE Conference Publication | IEEE Xplore</w:t>
        </w:r>
      </w:hyperlink>
    </w:p>
  </w:comment>
  <w:comment w:id="64" w:author="Reynold Kwok" w:date="2024-02-29T12:03:00Z" w:initials="RK">
    <w:p w14:paraId="0D1F58F3" w14:textId="77777777" w:rsidR="00931DCE" w:rsidRDefault="00931DCE" w:rsidP="00931DCE">
      <w:pPr>
        <w:pStyle w:val="CommentText"/>
        <w:jc w:val="left"/>
      </w:pPr>
      <w:r>
        <w:rPr>
          <w:rStyle w:val="CommentReference"/>
        </w:rPr>
        <w:annotationRef/>
      </w:r>
      <w:r>
        <w:rPr>
          <w:color w:val="000000"/>
        </w:rPr>
        <w:t>https://www.semanticscholar.org/paper/The-prevention-and-handling-of-the-missing-data-Kang/6ff19b95d318efb4b66c8f09e108a77cd995b028</w:t>
      </w:r>
    </w:p>
  </w:comment>
  <w:comment w:id="65" w:author="Reynold Kwok" w:date="2024-02-29T12:02:00Z" w:initials="RK">
    <w:p w14:paraId="150D945B" w14:textId="77777777" w:rsidR="00931DCE" w:rsidRDefault="00931DCE" w:rsidP="00931DCE">
      <w:pPr>
        <w:pStyle w:val="CommentText"/>
        <w:jc w:val="left"/>
      </w:pPr>
      <w:r>
        <w:rPr>
          <w:rStyle w:val="CommentReference"/>
        </w:rPr>
        <w:annotationRef/>
      </w:r>
      <w:hyperlink r:id="rId7" w:history="1">
        <w:r w:rsidRPr="00AF694B">
          <w:rPr>
            <w:rStyle w:val="Hyperlink"/>
          </w:rPr>
          <w:t>https://scholar.google.com/scholar?hl=en&amp;as_sdt=0%2C5&amp;q=Dealing+with+Missing+Values+in+Data&amp;btnG=</w:t>
        </w:r>
      </w:hyperlink>
    </w:p>
  </w:comment>
  <w:comment w:id="71" w:author="Jamie Wilson" w:date="2024-02-26T13:17:00Z" w:initials="JW">
    <w:p w14:paraId="1DC83D48" w14:textId="77777777" w:rsidR="00C21061" w:rsidRDefault="00C21061" w:rsidP="00C21061">
      <w:pPr>
        <w:pStyle w:val="CommentText"/>
        <w:jc w:val="left"/>
      </w:pPr>
      <w:r>
        <w:rPr>
          <w:rStyle w:val="CommentReference"/>
        </w:rPr>
        <w:annotationRef/>
      </w:r>
      <w:r>
        <w:rPr>
          <w:color w:val="000000"/>
        </w:rPr>
        <w:t>https://papers.ssrn.com/sol3/papers.cfm?abstract_id=3790200</w:t>
      </w:r>
    </w:p>
  </w:comment>
  <w:comment w:id="76" w:author="Jamie Wilson" w:date="2024-02-26T13:17:00Z" w:initials="JW">
    <w:p w14:paraId="50F8CDB3" w14:textId="77777777" w:rsidR="00263ABE" w:rsidRDefault="00263ABE" w:rsidP="00263ABE">
      <w:pPr>
        <w:pStyle w:val="CommentText"/>
        <w:jc w:val="left"/>
      </w:pPr>
      <w:r>
        <w:rPr>
          <w:rStyle w:val="CommentReference"/>
        </w:rPr>
        <w:annotationRef/>
      </w:r>
      <w:r>
        <w:rPr>
          <w:color w:val="000000"/>
        </w:rPr>
        <w:t>https://arize.com/blog-course/f1-score/</w:t>
      </w:r>
    </w:p>
  </w:comment>
  <w:comment w:id="77" w:author="Jamie Wilson" w:date="2024-02-26T13:18:00Z" w:initials="JW">
    <w:p w14:paraId="4AE52EA6" w14:textId="77777777" w:rsidR="00375EF4" w:rsidRDefault="00375EF4" w:rsidP="00375EF4">
      <w:pPr>
        <w:pStyle w:val="CommentText"/>
        <w:jc w:val="left"/>
      </w:pPr>
      <w:r>
        <w:rPr>
          <w:rStyle w:val="CommentReference"/>
        </w:rPr>
        <w:annotationRef/>
      </w:r>
      <w:r>
        <w:rPr>
          <w:color w:val="000000"/>
        </w:rPr>
        <w:t>https://datascience.stackexchange.com/questions/118212/how-to-calculate-accuracy-of-a-logistic-regression#:~:text=Then%2C%20you%20can%20compute%20the,the%20total%20number%20of%20predictions.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DB3BE3" w15:done="0"/>
  <w15:commentEx w15:paraId="5BFF1B73" w15:done="0"/>
  <w15:commentEx w15:paraId="68BB2D94" w15:done="0"/>
  <w15:commentEx w15:paraId="4EA1E805" w15:done="0"/>
  <w15:commentEx w15:paraId="5C464303" w15:done="0"/>
  <w15:commentEx w15:paraId="4055AC34" w15:done="0"/>
  <w15:commentEx w15:paraId="5D3CF8A4" w15:done="0"/>
  <w15:commentEx w15:paraId="23F9A7B3" w15:done="0"/>
  <w15:commentEx w15:paraId="32A1EC52" w15:done="0"/>
  <w15:commentEx w15:paraId="0D1F58F3" w15:done="0"/>
  <w15:commentEx w15:paraId="150D945B" w15:done="0"/>
  <w15:commentEx w15:paraId="1DC83D48" w15:done="0"/>
  <w15:commentEx w15:paraId="50F8CDB3" w15:done="0"/>
  <w15:commentEx w15:paraId="4AE52EA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67C13BB" w16cex:dateUtc="2024-02-22T13:15:00Z"/>
  <w16cex:commentExtensible w16cex:durableId="670AAB00" w16cex:dateUtc="2024-02-29T10:42:00Z"/>
  <w16cex:commentExtensible w16cex:durableId="79233CC9" w16cex:dateUtc="2024-02-29T12:06:00Z"/>
  <w16cex:commentExtensible w16cex:durableId="7314CC7B" w16cex:dateUtc="2024-02-26T13:14:00Z"/>
  <w16cex:commentExtensible w16cex:durableId="6A4AD314" w16cex:dateUtc="2024-02-29T12:06:00Z"/>
  <w16cex:commentExtensible w16cex:durableId="20BBE5C3" w16cex:dateUtc="2024-02-29T12:05:00Z"/>
  <w16cex:commentExtensible w16cex:durableId="47CEF80A" w16cex:dateUtc="2024-02-29T12:05:00Z"/>
  <w16cex:commentExtensible w16cex:durableId="69C28ABD" w16cex:dateUtc="2024-02-29T12:05:00Z"/>
  <w16cex:commentExtensible w16cex:durableId="1038AA26" w16cex:dateUtc="2024-02-29T12:04:00Z"/>
  <w16cex:commentExtensible w16cex:durableId="24C5FCD4" w16cex:dateUtc="2024-02-29T12:03:00Z"/>
  <w16cex:commentExtensible w16cex:durableId="36DDE409" w16cex:dateUtc="2024-02-29T12:02:00Z"/>
  <w16cex:commentExtensible w16cex:durableId="61F6CB5A" w16cex:dateUtc="2024-02-26T13:17:00Z"/>
  <w16cex:commentExtensible w16cex:durableId="72E8B457" w16cex:dateUtc="2024-02-26T13:17:00Z"/>
  <w16cex:commentExtensible w16cex:durableId="558AF4A7" w16cex:dateUtc="2024-02-26T13: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DB3BE3" w16cid:durableId="167C13BB"/>
  <w16cid:commentId w16cid:paraId="5BFF1B73" w16cid:durableId="670AAB00"/>
  <w16cid:commentId w16cid:paraId="68BB2D94" w16cid:durableId="79233CC9"/>
  <w16cid:commentId w16cid:paraId="4EA1E805" w16cid:durableId="7314CC7B"/>
  <w16cid:commentId w16cid:paraId="5C464303" w16cid:durableId="6A4AD314"/>
  <w16cid:commentId w16cid:paraId="4055AC34" w16cid:durableId="20BBE5C3"/>
  <w16cid:commentId w16cid:paraId="5D3CF8A4" w16cid:durableId="47CEF80A"/>
  <w16cid:commentId w16cid:paraId="23F9A7B3" w16cid:durableId="69C28ABD"/>
  <w16cid:commentId w16cid:paraId="32A1EC52" w16cid:durableId="1038AA26"/>
  <w16cid:commentId w16cid:paraId="0D1F58F3" w16cid:durableId="24C5FCD4"/>
  <w16cid:commentId w16cid:paraId="150D945B" w16cid:durableId="36DDE409"/>
  <w16cid:commentId w16cid:paraId="1DC83D48" w16cid:durableId="61F6CB5A"/>
  <w16cid:commentId w16cid:paraId="50F8CDB3" w16cid:durableId="72E8B457"/>
  <w16cid:commentId w16cid:paraId="4AE52EA6" w16cid:durableId="558AF4A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93F02" w14:textId="77777777" w:rsidR="00035CFF" w:rsidRDefault="00035CFF" w:rsidP="0018426B">
      <w:pPr>
        <w:spacing w:after="0" w:line="240" w:lineRule="auto"/>
      </w:pPr>
      <w:r>
        <w:separator/>
      </w:r>
    </w:p>
  </w:endnote>
  <w:endnote w:type="continuationSeparator" w:id="0">
    <w:p w14:paraId="7ACD30F6" w14:textId="77777777" w:rsidR="00035CFF" w:rsidRDefault="00035CFF" w:rsidP="0018426B">
      <w:pPr>
        <w:spacing w:after="0" w:line="240" w:lineRule="auto"/>
      </w:pPr>
      <w:r>
        <w:continuationSeparator/>
      </w:r>
    </w:p>
  </w:endnote>
  <w:endnote w:type="continuationNotice" w:id="1">
    <w:p w14:paraId="1925DC8C" w14:textId="77777777" w:rsidR="00035CFF" w:rsidRDefault="00035CF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73C12" w14:textId="167EF4CA" w:rsidR="0018426B" w:rsidRDefault="00606AFE">
    <w:pPr>
      <w:pStyle w:val="Footer"/>
      <w:jc w:val="right"/>
    </w:pPr>
    <w:r>
      <w:tab/>
    </w:r>
    <w:r>
      <w:tab/>
    </w:r>
    <w:r>
      <w:tab/>
    </w:r>
    <w:r>
      <w:tab/>
      <w:t xml:space="preserve">  </w:t>
    </w:r>
    <w:sdt>
      <w:sdtPr>
        <w:id w:val="428480876"/>
        <w:docPartObj>
          <w:docPartGallery w:val="Page Numbers (Bottom of Page)"/>
          <w:docPartUnique/>
        </w:docPartObj>
      </w:sdtPr>
      <w:sdtEndPr>
        <w:rPr>
          <w:noProof/>
        </w:rPr>
      </w:sdtEndPr>
      <w:sdtContent>
        <w:r w:rsidR="0018426B">
          <w:fldChar w:fldCharType="begin"/>
        </w:r>
        <w:r w:rsidR="0018426B">
          <w:instrText xml:space="preserve"> PAGE   \* MERGEFORMAT </w:instrText>
        </w:r>
        <w:r w:rsidR="0018426B">
          <w:fldChar w:fldCharType="separate"/>
        </w:r>
        <w:r w:rsidR="0018426B">
          <w:rPr>
            <w:noProof/>
          </w:rPr>
          <w:t>2</w:t>
        </w:r>
        <w:r w:rsidR="0018426B">
          <w:rPr>
            <w:noProof/>
          </w:rPr>
          <w:fldChar w:fldCharType="end"/>
        </w:r>
      </w:sdtContent>
    </w:sdt>
  </w:p>
  <w:p w14:paraId="60AD1458" w14:textId="77777777" w:rsidR="0018426B" w:rsidRDefault="001842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C7766" w14:textId="77777777" w:rsidR="00035CFF" w:rsidRDefault="00035CFF" w:rsidP="0018426B">
      <w:pPr>
        <w:spacing w:after="0" w:line="240" w:lineRule="auto"/>
      </w:pPr>
      <w:r>
        <w:separator/>
      </w:r>
    </w:p>
  </w:footnote>
  <w:footnote w:type="continuationSeparator" w:id="0">
    <w:p w14:paraId="62D26C96" w14:textId="77777777" w:rsidR="00035CFF" w:rsidRDefault="00035CFF" w:rsidP="0018426B">
      <w:pPr>
        <w:spacing w:after="0" w:line="240" w:lineRule="auto"/>
      </w:pPr>
      <w:r>
        <w:continuationSeparator/>
      </w:r>
    </w:p>
  </w:footnote>
  <w:footnote w:type="continuationNotice" w:id="1">
    <w:p w14:paraId="3BC6EE20" w14:textId="77777777" w:rsidR="00035CFF" w:rsidRDefault="00035CF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C1C79"/>
    <w:multiLevelType w:val="hybridMultilevel"/>
    <w:tmpl w:val="1D22F4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0337C3"/>
    <w:multiLevelType w:val="hybridMultilevel"/>
    <w:tmpl w:val="00F8840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AA67A98"/>
    <w:multiLevelType w:val="hybridMultilevel"/>
    <w:tmpl w:val="F808D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C81B90"/>
    <w:multiLevelType w:val="hybridMultilevel"/>
    <w:tmpl w:val="3EDA9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130DE0"/>
    <w:multiLevelType w:val="hybridMultilevel"/>
    <w:tmpl w:val="F6D6F1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4D0775"/>
    <w:multiLevelType w:val="hybridMultilevel"/>
    <w:tmpl w:val="6F0A4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FC00D4"/>
    <w:multiLevelType w:val="hybridMultilevel"/>
    <w:tmpl w:val="05C80F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7534A24"/>
    <w:multiLevelType w:val="hybridMultilevel"/>
    <w:tmpl w:val="D0FAAE0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7C03D07"/>
    <w:multiLevelType w:val="multilevel"/>
    <w:tmpl w:val="E38AC4E2"/>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9" w15:restartNumberingAfterBreak="0">
    <w:nsid w:val="29F7130F"/>
    <w:multiLevelType w:val="hybridMultilevel"/>
    <w:tmpl w:val="6A826534"/>
    <w:lvl w:ilvl="0" w:tplc="1CEE2F52">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C794F79"/>
    <w:multiLevelType w:val="multilevel"/>
    <w:tmpl w:val="555E8EF8"/>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11" w15:restartNumberingAfterBreak="0">
    <w:nsid w:val="2D096442"/>
    <w:multiLevelType w:val="multilevel"/>
    <w:tmpl w:val="28DE591A"/>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12" w15:restartNumberingAfterBreak="0">
    <w:nsid w:val="3ADE1D0C"/>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DBB720B"/>
    <w:multiLevelType w:val="multilevel"/>
    <w:tmpl w:val="A60828BE"/>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14" w15:restartNumberingAfterBreak="0">
    <w:nsid w:val="3F415746"/>
    <w:multiLevelType w:val="multilevel"/>
    <w:tmpl w:val="C3A4FC32"/>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15" w15:restartNumberingAfterBreak="0">
    <w:nsid w:val="3F722E77"/>
    <w:multiLevelType w:val="hybridMultilevel"/>
    <w:tmpl w:val="899811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717D82"/>
    <w:multiLevelType w:val="hybridMultilevel"/>
    <w:tmpl w:val="3462FF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62D75EB"/>
    <w:multiLevelType w:val="hybridMultilevel"/>
    <w:tmpl w:val="39664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0656B86"/>
    <w:multiLevelType w:val="multilevel"/>
    <w:tmpl w:val="E7FAFDDE"/>
    <w:lvl w:ilvl="0">
      <w:start w:val="1"/>
      <w:numFmt w:val="decimal"/>
      <w:lvlText w:val="%1"/>
      <w:lvlJc w:val="left"/>
      <w:pPr>
        <w:ind w:left="432" w:hanging="432"/>
      </w:pPr>
    </w:lvl>
    <w:lvl w:ilvl="1">
      <w:start w:val="1"/>
      <w:numFmt w:val="decimal"/>
      <w:pStyle w:val="Heading2"/>
      <w:lvlText w:val="%1.%2"/>
      <w:lvlJc w:val="left"/>
      <w:pPr>
        <w:ind w:left="576" w:hanging="576"/>
      </w:pPr>
      <w:rPr>
        <w:b/>
        <w:bCs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55C41796"/>
    <w:multiLevelType w:val="hybridMultilevel"/>
    <w:tmpl w:val="F67C89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95E2763"/>
    <w:multiLevelType w:val="hybridMultilevel"/>
    <w:tmpl w:val="56EE4D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4AF5510"/>
    <w:multiLevelType w:val="hybridMultilevel"/>
    <w:tmpl w:val="AF62E9E8"/>
    <w:lvl w:ilvl="0" w:tplc="E98AF470">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6529339E"/>
    <w:multiLevelType w:val="multilevel"/>
    <w:tmpl w:val="F398B81C"/>
    <w:lvl w:ilvl="0">
      <w:numFmt w:val="bullet"/>
      <w:lvlText w:val=""/>
      <w:lvlJc w:val="left"/>
      <w:pPr>
        <w:ind w:left="1485" w:hanging="360"/>
      </w:pPr>
      <w:rPr>
        <w:rFonts w:ascii="Symbol" w:hAnsi="Symbol"/>
      </w:rPr>
    </w:lvl>
    <w:lvl w:ilvl="1">
      <w:numFmt w:val="bullet"/>
      <w:lvlText w:val="o"/>
      <w:lvlJc w:val="left"/>
      <w:pPr>
        <w:ind w:left="2205" w:hanging="360"/>
      </w:pPr>
      <w:rPr>
        <w:rFonts w:ascii="Courier New" w:hAnsi="Courier New" w:cs="Courier New"/>
      </w:rPr>
    </w:lvl>
    <w:lvl w:ilvl="2">
      <w:numFmt w:val="bullet"/>
      <w:lvlText w:val=""/>
      <w:lvlJc w:val="left"/>
      <w:pPr>
        <w:ind w:left="2925" w:hanging="360"/>
      </w:pPr>
      <w:rPr>
        <w:rFonts w:ascii="Wingdings" w:hAnsi="Wingdings"/>
      </w:rPr>
    </w:lvl>
    <w:lvl w:ilvl="3">
      <w:numFmt w:val="bullet"/>
      <w:lvlText w:val=""/>
      <w:lvlJc w:val="left"/>
      <w:pPr>
        <w:ind w:left="3645" w:hanging="360"/>
      </w:pPr>
      <w:rPr>
        <w:rFonts w:ascii="Symbol" w:hAnsi="Symbol"/>
      </w:rPr>
    </w:lvl>
    <w:lvl w:ilvl="4">
      <w:numFmt w:val="bullet"/>
      <w:lvlText w:val="o"/>
      <w:lvlJc w:val="left"/>
      <w:pPr>
        <w:ind w:left="4365" w:hanging="360"/>
      </w:pPr>
      <w:rPr>
        <w:rFonts w:ascii="Courier New" w:hAnsi="Courier New" w:cs="Courier New"/>
      </w:rPr>
    </w:lvl>
    <w:lvl w:ilvl="5">
      <w:numFmt w:val="bullet"/>
      <w:lvlText w:val=""/>
      <w:lvlJc w:val="left"/>
      <w:pPr>
        <w:ind w:left="5085" w:hanging="360"/>
      </w:pPr>
      <w:rPr>
        <w:rFonts w:ascii="Wingdings" w:hAnsi="Wingdings"/>
      </w:rPr>
    </w:lvl>
    <w:lvl w:ilvl="6">
      <w:numFmt w:val="bullet"/>
      <w:lvlText w:val=""/>
      <w:lvlJc w:val="left"/>
      <w:pPr>
        <w:ind w:left="5805" w:hanging="360"/>
      </w:pPr>
      <w:rPr>
        <w:rFonts w:ascii="Symbol" w:hAnsi="Symbol"/>
      </w:rPr>
    </w:lvl>
    <w:lvl w:ilvl="7">
      <w:numFmt w:val="bullet"/>
      <w:lvlText w:val="o"/>
      <w:lvlJc w:val="left"/>
      <w:pPr>
        <w:ind w:left="6525" w:hanging="360"/>
      </w:pPr>
      <w:rPr>
        <w:rFonts w:ascii="Courier New" w:hAnsi="Courier New" w:cs="Courier New"/>
      </w:rPr>
    </w:lvl>
    <w:lvl w:ilvl="8">
      <w:numFmt w:val="bullet"/>
      <w:lvlText w:val=""/>
      <w:lvlJc w:val="left"/>
      <w:pPr>
        <w:ind w:left="7245" w:hanging="360"/>
      </w:pPr>
      <w:rPr>
        <w:rFonts w:ascii="Wingdings" w:hAnsi="Wingdings"/>
      </w:rPr>
    </w:lvl>
  </w:abstractNum>
  <w:abstractNum w:abstractNumId="23" w15:restartNumberingAfterBreak="0">
    <w:nsid w:val="65F70C45"/>
    <w:multiLevelType w:val="multilevel"/>
    <w:tmpl w:val="B5CA893C"/>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24" w15:restartNumberingAfterBreak="0">
    <w:nsid w:val="670D2505"/>
    <w:multiLevelType w:val="hybridMultilevel"/>
    <w:tmpl w:val="C290C2CA"/>
    <w:lvl w:ilvl="0" w:tplc="5B2C2D3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FD513E9"/>
    <w:multiLevelType w:val="hybridMultilevel"/>
    <w:tmpl w:val="B6A68B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6ED3E04"/>
    <w:multiLevelType w:val="multilevel"/>
    <w:tmpl w:val="D6F63D56"/>
    <w:lvl w:ilvl="0">
      <w:numFmt w:val="bullet"/>
      <w:lvlText w:val=""/>
      <w:lvlJc w:val="left"/>
      <w:pPr>
        <w:ind w:left="1485" w:hanging="360"/>
      </w:pPr>
      <w:rPr>
        <w:rFonts w:ascii="Symbol" w:hAnsi="Symbol"/>
      </w:rPr>
    </w:lvl>
    <w:lvl w:ilvl="1">
      <w:numFmt w:val="bullet"/>
      <w:lvlText w:val="o"/>
      <w:lvlJc w:val="left"/>
      <w:pPr>
        <w:ind w:left="2205" w:hanging="360"/>
      </w:pPr>
      <w:rPr>
        <w:rFonts w:ascii="Courier New" w:hAnsi="Courier New" w:cs="Courier New"/>
      </w:rPr>
    </w:lvl>
    <w:lvl w:ilvl="2">
      <w:numFmt w:val="bullet"/>
      <w:lvlText w:val=""/>
      <w:lvlJc w:val="left"/>
      <w:pPr>
        <w:ind w:left="2925" w:hanging="360"/>
      </w:pPr>
      <w:rPr>
        <w:rFonts w:ascii="Wingdings" w:hAnsi="Wingdings"/>
      </w:rPr>
    </w:lvl>
    <w:lvl w:ilvl="3">
      <w:numFmt w:val="bullet"/>
      <w:lvlText w:val=""/>
      <w:lvlJc w:val="left"/>
      <w:pPr>
        <w:ind w:left="3645" w:hanging="360"/>
      </w:pPr>
      <w:rPr>
        <w:rFonts w:ascii="Symbol" w:hAnsi="Symbol"/>
      </w:rPr>
    </w:lvl>
    <w:lvl w:ilvl="4">
      <w:numFmt w:val="bullet"/>
      <w:lvlText w:val="o"/>
      <w:lvlJc w:val="left"/>
      <w:pPr>
        <w:ind w:left="4365" w:hanging="360"/>
      </w:pPr>
      <w:rPr>
        <w:rFonts w:ascii="Courier New" w:hAnsi="Courier New" w:cs="Courier New"/>
      </w:rPr>
    </w:lvl>
    <w:lvl w:ilvl="5">
      <w:numFmt w:val="bullet"/>
      <w:lvlText w:val=""/>
      <w:lvlJc w:val="left"/>
      <w:pPr>
        <w:ind w:left="5085" w:hanging="360"/>
      </w:pPr>
      <w:rPr>
        <w:rFonts w:ascii="Wingdings" w:hAnsi="Wingdings"/>
      </w:rPr>
    </w:lvl>
    <w:lvl w:ilvl="6">
      <w:numFmt w:val="bullet"/>
      <w:lvlText w:val=""/>
      <w:lvlJc w:val="left"/>
      <w:pPr>
        <w:ind w:left="5805" w:hanging="360"/>
      </w:pPr>
      <w:rPr>
        <w:rFonts w:ascii="Symbol" w:hAnsi="Symbol"/>
      </w:rPr>
    </w:lvl>
    <w:lvl w:ilvl="7">
      <w:numFmt w:val="bullet"/>
      <w:lvlText w:val="o"/>
      <w:lvlJc w:val="left"/>
      <w:pPr>
        <w:ind w:left="6525" w:hanging="360"/>
      </w:pPr>
      <w:rPr>
        <w:rFonts w:ascii="Courier New" w:hAnsi="Courier New" w:cs="Courier New"/>
      </w:rPr>
    </w:lvl>
    <w:lvl w:ilvl="8">
      <w:numFmt w:val="bullet"/>
      <w:lvlText w:val=""/>
      <w:lvlJc w:val="left"/>
      <w:pPr>
        <w:ind w:left="7245" w:hanging="360"/>
      </w:pPr>
      <w:rPr>
        <w:rFonts w:ascii="Wingdings" w:hAnsi="Wingdings"/>
      </w:rPr>
    </w:lvl>
  </w:abstractNum>
  <w:abstractNum w:abstractNumId="27" w15:restartNumberingAfterBreak="0">
    <w:nsid w:val="79306A9F"/>
    <w:multiLevelType w:val="multilevel"/>
    <w:tmpl w:val="4EE41A98"/>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num w:numId="1" w16cid:durableId="979311345">
    <w:abstractNumId w:val="26"/>
  </w:num>
  <w:num w:numId="2" w16cid:durableId="1135028584">
    <w:abstractNumId w:val="13"/>
  </w:num>
  <w:num w:numId="3" w16cid:durableId="1399129439">
    <w:abstractNumId w:val="8"/>
  </w:num>
  <w:num w:numId="4" w16cid:durableId="1320184589">
    <w:abstractNumId w:val="27"/>
  </w:num>
  <w:num w:numId="5" w16cid:durableId="812478496">
    <w:abstractNumId w:val="16"/>
  </w:num>
  <w:num w:numId="6" w16cid:durableId="1653943630">
    <w:abstractNumId w:val="17"/>
  </w:num>
  <w:num w:numId="7" w16cid:durableId="550045773">
    <w:abstractNumId w:val="2"/>
  </w:num>
  <w:num w:numId="8" w16cid:durableId="2125880334">
    <w:abstractNumId w:val="15"/>
  </w:num>
  <w:num w:numId="9" w16cid:durableId="1047222281">
    <w:abstractNumId w:val="5"/>
  </w:num>
  <w:num w:numId="10" w16cid:durableId="419958631">
    <w:abstractNumId w:val="4"/>
  </w:num>
  <w:num w:numId="11" w16cid:durableId="1017198257">
    <w:abstractNumId w:val="22"/>
  </w:num>
  <w:num w:numId="12" w16cid:durableId="1413699213">
    <w:abstractNumId w:val="11"/>
  </w:num>
  <w:num w:numId="13" w16cid:durableId="1630935769">
    <w:abstractNumId w:val="14"/>
  </w:num>
  <w:num w:numId="14" w16cid:durableId="442771843">
    <w:abstractNumId w:val="23"/>
  </w:num>
  <w:num w:numId="15" w16cid:durableId="795487666">
    <w:abstractNumId w:val="10"/>
  </w:num>
  <w:num w:numId="16" w16cid:durableId="737943565">
    <w:abstractNumId w:val="18"/>
  </w:num>
  <w:num w:numId="17" w16cid:durableId="1802845503">
    <w:abstractNumId w:val="24"/>
  </w:num>
  <w:num w:numId="18" w16cid:durableId="1932422730">
    <w:abstractNumId w:val="21"/>
  </w:num>
  <w:num w:numId="19" w16cid:durableId="128523397">
    <w:abstractNumId w:val="21"/>
    <w:lvlOverride w:ilvl="0">
      <w:startOverride w:val="1"/>
    </w:lvlOverride>
  </w:num>
  <w:num w:numId="20" w16cid:durableId="1325161290">
    <w:abstractNumId w:val="7"/>
  </w:num>
  <w:num w:numId="21" w16cid:durableId="1462188852">
    <w:abstractNumId w:val="1"/>
  </w:num>
  <w:num w:numId="22" w16cid:durableId="26294522">
    <w:abstractNumId w:val="3"/>
  </w:num>
  <w:num w:numId="23" w16cid:durableId="1952736739">
    <w:abstractNumId w:val="0"/>
  </w:num>
  <w:num w:numId="24" w16cid:durableId="865602278">
    <w:abstractNumId w:val="20"/>
  </w:num>
  <w:num w:numId="25" w16cid:durableId="575093659">
    <w:abstractNumId w:val="25"/>
  </w:num>
  <w:num w:numId="26" w16cid:durableId="163402478">
    <w:abstractNumId w:val="12"/>
  </w:num>
  <w:num w:numId="27" w16cid:durableId="1589461678">
    <w:abstractNumId w:val="19"/>
  </w:num>
  <w:num w:numId="28" w16cid:durableId="647906102">
    <w:abstractNumId w:val="6"/>
  </w:num>
  <w:num w:numId="29" w16cid:durableId="134945230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mie Wilson">
    <w15:presenceInfo w15:providerId="AD" w15:userId="S::x3o86@students.keele.ac.uk::4a1daa11-e3ea-4318-8d88-6227927d4d15"/>
  </w15:person>
  <w15:person w15:author="Shaheer Rehan">
    <w15:presenceInfo w15:providerId="None" w15:userId="Shaheer Rehan"/>
  </w15:person>
  <w15:person w15:author="Reynold Kwok">
    <w15:presenceInfo w15:providerId="AD" w15:userId="S::y1g12@students.keele.ac.uk::261ecc13-17a3-40b8-854a-66f64d7200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007"/>
    <w:rsid w:val="000002D1"/>
    <w:rsid w:val="00000E2D"/>
    <w:rsid w:val="000016B8"/>
    <w:rsid w:val="00002C06"/>
    <w:rsid w:val="00003476"/>
    <w:rsid w:val="0000364C"/>
    <w:rsid w:val="00003B4A"/>
    <w:rsid w:val="00003C7C"/>
    <w:rsid w:val="00005E36"/>
    <w:rsid w:val="00006ED5"/>
    <w:rsid w:val="00007711"/>
    <w:rsid w:val="00010346"/>
    <w:rsid w:val="000111C8"/>
    <w:rsid w:val="0001185E"/>
    <w:rsid w:val="00012FDC"/>
    <w:rsid w:val="00013843"/>
    <w:rsid w:val="0001389B"/>
    <w:rsid w:val="00015693"/>
    <w:rsid w:val="00015E14"/>
    <w:rsid w:val="00015FBD"/>
    <w:rsid w:val="00016584"/>
    <w:rsid w:val="00016DE7"/>
    <w:rsid w:val="0002034A"/>
    <w:rsid w:val="000207CC"/>
    <w:rsid w:val="00021F85"/>
    <w:rsid w:val="00023492"/>
    <w:rsid w:val="0002373E"/>
    <w:rsid w:val="00023870"/>
    <w:rsid w:val="00023CF6"/>
    <w:rsid w:val="00023DA0"/>
    <w:rsid w:val="00024901"/>
    <w:rsid w:val="00024F25"/>
    <w:rsid w:val="000254E7"/>
    <w:rsid w:val="000256AC"/>
    <w:rsid w:val="000256C2"/>
    <w:rsid w:val="00025ACF"/>
    <w:rsid w:val="00025ADA"/>
    <w:rsid w:val="00025EEA"/>
    <w:rsid w:val="00026407"/>
    <w:rsid w:val="00026826"/>
    <w:rsid w:val="000274AE"/>
    <w:rsid w:val="00027C90"/>
    <w:rsid w:val="00027E63"/>
    <w:rsid w:val="0003008F"/>
    <w:rsid w:val="00031600"/>
    <w:rsid w:val="00031AA0"/>
    <w:rsid w:val="00031EAA"/>
    <w:rsid w:val="00031FDE"/>
    <w:rsid w:val="00032D36"/>
    <w:rsid w:val="00034491"/>
    <w:rsid w:val="00034B32"/>
    <w:rsid w:val="00034DB8"/>
    <w:rsid w:val="00035CFF"/>
    <w:rsid w:val="000365A7"/>
    <w:rsid w:val="00037547"/>
    <w:rsid w:val="000401E9"/>
    <w:rsid w:val="000407EE"/>
    <w:rsid w:val="000417CC"/>
    <w:rsid w:val="000420E1"/>
    <w:rsid w:val="00042531"/>
    <w:rsid w:val="000436B4"/>
    <w:rsid w:val="00043C4E"/>
    <w:rsid w:val="000441F1"/>
    <w:rsid w:val="00044893"/>
    <w:rsid w:val="00045888"/>
    <w:rsid w:val="00047556"/>
    <w:rsid w:val="00047ECF"/>
    <w:rsid w:val="00047F68"/>
    <w:rsid w:val="00050AB5"/>
    <w:rsid w:val="00050FB4"/>
    <w:rsid w:val="00051977"/>
    <w:rsid w:val="00051CB8"/>
    <w:rsid w:val="0005242D"/>
    <w:rsid w:val="00052BB1"/>
    <w:rsid w:val="000540DD"/>
    <w:rsid w:val="00055497"/>
    <w:rsid w:val="0005556F"/>
    <w:rsid w:val="00056372"/>
    <w:rsid w:val="00056A36"/>
    <w:rsid w:val="00056AAF"/>
    <w:rsid w:val="0005773D"/>
    <w:rsid w:val="0005794B"/>
    <w:rsid w:val="000604DC"/>
    <w:rsid w:val="00060898"/>
    <w:rsid w:val="00060F15"/>
    <w:rsid w:val="00062A3D"/>
    <w:rsid w:val="0006324D"/>
    <w:rsid w:val="00063633"/>
    <w:rsid w:val="000663C5"/>
    <w:rsid w:val="00067422"/>
    <w:rsid w:val="00070391"/>
    <w:rsid w:val="000705B6"/>
    <w:rsid w:val="00071EE2"/>
    <w:rsid w:val="00072509"/>
    <w:rsid w:val="00072E37"/>
    <w:rsid w:val="000730ED"/>
    <w:rsid w:val="00075355"/>
    <w:rsid w:val="00076127"/>
    <w:rsid w:val="00076D65"/>
    <w:rsid w:val="000800C9"/>
    <w:rsid w:val="000811F3"/>
    <w:rsid w:val="000813DA"/>
    <w:rsid w:val="00081DE5"/>
    <w:rsid w:val="000824E8"/>
    <w:rsid w:val="00082FA2"/>
    <w:rsid w:val="0008380B"/>
    <w:rsid w:val="0008420E"/>
    <w:rsid w:val="000846B8"/>
    <w:rsid w:val="000855D7"/>
    <w:rsid w:val="00085F67"/>
    <w:rsid w:val="0008613B"/>
    <w:rsid w:val="00086397"/>
    <w:rsid w:val="0008708B"/>
    <w:rsid w:val="00087508"/>
    <w:rsid w:val="00091F3A"/>
    <w:rsid w:val="00092848"/>
    <w:rsid w:val="000946F2"/>
    <w:rsid w:val="00094EBF"/>
    <w:rsid w:val="0009647B"/>
    <w:rsid w:val="0009749B"/>
    <w:rsid w:val="000976C9"/>
    <w:rsid w:val="000A0EFF"/>
    <w:rsid w:val="000A1D17"/>
    <w:rsid w:val="000A2B86"/>
    <w:rsid w:val="000A3325"/>
    <w:rsid w:val="000A35CF"/>
    <w:rsid w:val="000A3AEA"/>
    <w:rsid w:val="000A3B56"/>
    <w:rsid w:val="000A3E47"/>
    <w:rsid w:val="000A52B8"/>
    <w:rsid w:val="000A5821"/>
    <w:rsid w:val="000A6078"/>
    <w:rsid w:val="000A6242"/>
    <w:rsid w:val="000A6AE6"/>
    <w:rsid w:val="000A6C38"/>
    <w:rsid w:val="000B0530"/>
    <w:rsid w:val="000B05B4"/>
    <w:rsid w:val="000B1837"/>
    <w:rsid w:val="000B2913"/>
    <w:rsid w:val="000B2B2B"/>
    <w:rsid w:val="000B454B"/>
    <w:rsid w:val="000B5542"/>
    <w:rsid w:val="000B55BB"/>
    <w:rsid w:val="000B56BA"/>
    <w:rsid w:val="000B760B"/>
    <w:rsid w:val="000C04C3"/>
    <w:rsid w:val="000C05C9"/>
    <w:rsid w:val="000C0C93"/>
    <w:rsid w:val="000C200B"/>
    <w:rsid w:val="000C216D"/>
    <w:rsid w:val="000C2DBD"/>
    <w:rsid w:val="000D0075"/>
    <w:rsid w:val="000D0ABD"/>
    <w:rsid w:val="000D14DF"/>
    <w:rsid w:val="000D679E"/>
    <w:rsid w:val="000D728F"/>
    <w:rsid w:val="000E139E"/>
    <w:rsid w:val="000E2232"/>
    <w:rsid w:val="000E361C"/>
    <w:rsid w:val="000E406A"/>
    <w:rsid w:val="000E4399"/>
    <w:rsid w:val="000E4477"/>
    <w:rsid w:val="000E49C2"/>
    <w:rsid w:val="000E540D"/>
    <w:rsid w:val="000E5421"/>
    <w:rsid w:val="000E5E10"/>
    <w:rsid w:val="000E6DE6"/>
    <w:rsid w:val="000E6FD9"/>
    <w:rsid w:val="000E72F7"/>
    <w:rsid w:val="000F001A"/>
    <w:rsid w:val="000F02F9"/>
    <w:rsid w:val="000F18FF"/>
    <w:rsid w:val="000F1FD7"/>
    <w:rsid w:val="000F2DCB"/>
    <w:rsid w:val="000F34A5"/>
    <w:rsid w:val="000F3CEB"/>
    <w:rsid w:val="000F4470"/>
    <w:rsid w:val="000F4CA1"/>
    <w:rsid w:val="000F4CB6"/>
    <w:rsid w:val="000F5F45"/>
    <w:rsid w:val="000F7228"/>
    <w:rsid w:val="00100465"/>
    <w:rsid w:val="0010074F"/>
    <w:rsid w:val="0010184F"/>
    <w:rsid w:val="0010199B"/>
    <w:rsid w:val="0010276C"/>
    <w:rsid w:val="0010401C"/>
    <w:rsid w:val="00106282"/>
    <w:rsid w:val="00106E5B"/>
    <w:rsid w:val="001108F7"/>
    <w:rsid w:val="00111751"/>
    <w:rsid w:val="001119B7"/>
    <w:rsid w:val="00111F96"/>
    <w:rsid w:val="0011291F"/>
    <w:rsid w:val="00112D19"/>
    <w:rsid w:val="00112D31"/>
    <w:rsid w:val="0011413D"/>
    <w:rsid w:val="00115FDE"/>
    <w:rsid w:val="00116288"/>
    <w:rsid w:val="00116B03"/>
    <w:rsid w:val="00116C1F"/>
    <w:rsid w:val="0011767C"/>
    <w:rsid w:val="00117D71"/>
    <w:rsid w:val="00121671"/>
    <w:rsid w:val="001221A9"/>
    <w:rsid w:val="001229D8"/>
    <w:rsid w:val="00124C21"/>
    <w:rsid w:val="00124D13"/>
    <w:rsid w:val="00125399"/>
    <w:rsid w:val="001257BE"/>
    <w:rsid w:val="00125C59"/>
    <w:rsid w:val="00125D20"/>
    <w:rsid w:val="00125EBB"/>
    <w:rsid w:val="00125EC6"/>
    <w:rsid w:val="00126CA3"/>
    <w:rsid w:val="00131260"/>
    <w:rsid w:val="00131624"/>
    <w:rsid w:val="001324DB"/>
    <w:rsid w:val="00132A7E"/>
    <w:rsid w:val="00133D2E"/>
    <w:rsid w:val="00134E82"/>
    <w:rsid w:val="0013536B"/>
    <w:rsid w:val="001356C6"/>
    <w:rsid w:val="00136096"/>
    <w:rsid w:val="00136233"/>
    <w:rsid w:val="0013647F"/>
    <w:rsid w:val="00136C73"/>
    <w:rsid w:val="00137A1F"/>
    <w:rsid w:val="00141177"/>
    <w:rsid w:val="00141CAD"/>
    <w:rsid w:val="001448D8"/>
    <w:rsid w:val="001449A2"/>
    <w:rsid w:val="00145003"/>
    <w:rsid w:val="001460F3"/>
    <w:rsid w:val="00146359"/>
    <w:rsid w:val="0014697F"/>
    <w:rsid w:val="00147136"/>
    <w:rsid w:val="00147C46"/>
    <w:rsid w:val="0015098D"/>
    <w:rsid w:val="0015113C"/>
    <w:rsid w:val="00151228"/>
    <w:rsid w:val="00151368"/>
    <w:rsid w:val="001526E3"/>
    <w:rsid w:val="001527DF"/>
    <w:rsid w:val="00152C85"/>
    <w:rsid w:val="00152FF6"/>
    <w:rsid w:val="001538BB"/>
    <w:rsid w:val="00154342"/>
    <w:rsid w:val="00156BFF"/>
    <w:rsid w:val="00160127"/>
    <w:rsid w:val="0016135C"/>
    <w:rsid w:val="00161C80"/>
    <w:rsid w:val="0016223E"/>
    <w:rsid w:val="00162598"/>
    <w:rsid w:val="00163949"/>
    <w:rsid w:val="00163962"/>
    <w:rsid w:val="0016455C"/>
    <w:rsid w:val="00164D1B"/>
    <w:rsid w:val="001662B4"/>
    <w:rsid w:val="00166885"/>
    <w:rsid w:val="001669CF"/>
    <w:rsid w:val="001673D5"/>
    <w:rsid w:val="0017009C"/>
    <w:rsid w:val="001700F3"/>
    <w:rsid w:val="00170845"/>
    <w:rsid w:val="0017251C"/>
    <w:rsid w:val="00173B34"/>
    <w:rsid w:val="00173E9F"/>
    <w:rsid w:val="00174019"/>
    <w:rsid w:val="0017632C"/>
    <w:rsid w:val="00176E16"/>
    <w:rsid w:val="001771F6"/>
    <w:rsid w:val="00177CA5"/>
    <w:rsid w:val="00180242"/>
    <w:rsid w:val="00181A96"/>
    <w:rsid w:val="00181C0B"/>
    <w:rsid w:val="00182306"/>
    <w:rsid w:val="001829B9"/>
    <w:rsid w:val="0018426B"/>
    <w:rsid w:val="00184DD3"/>
    <w:rsid w:val="00184E55"/>
    <w:rsid w:val="00184EC4"/>
    <w:rsid w:val="00185701"/>
    <w:rsid w:val="0018588F"/>
    <w:rsid w:val="001859C6"/>
    <w:rsid w:val="00187476"/>
    <w:rsid w:val="00187946"/>
    <w:rsid w:val="00187CC3"/>
    <w:rsid w:val="00190058"/>
    <w:rsid w:val="00190BA5"/>
    <w:rsid w:val="00193D3D"/>
    <w:rsid w:val="00194426"/>
    <w:rsid w:val="001946D2"/>
    <w:rsid w:val="0019587E"/>
    <w:rsid w:val="00196FB9"/>
    <w:rsid w:val="001979FA"/>
    <w:rsid w:val="00197AA8"/>
    <w:rsid w:val="001A0FE4"/>
    <w:rsid w:val="001A2AE4"/>
    <w:rsid w:val="001A3F78"/>
    <w:rsid w:val="001A407F"/>
    <w:rsid w:val="001A4107"/>
    <w:rsid w:val="001A6344"/>
    <w:rsid w:val="001A7AF9"/>
    <w:rsid w:val="001B027E"/>
    <w:rsid w:val="001B2694"/>
    <w:rsid w:val="001B2CF0"/>
    <w:rsid w:val="001B5174"/>
    <w:rsid w:val="001B5175"/>
    <w:rsid w:val="001B579D"/>
    <w:rsid w:val="001B6927"/>
    <w:rsid w:val="001B6BC9"/>
    <w:rsid w:val="001B77BB"/>
    <w:rsid w:val="001B7CF4"/>
    <w:rsid w:val="001C1408"/>
    <w:rsid w:val="001C187F"/>
    <w:rsid w:val="001C1CA2"/>
    <w:rsid w:val="001C1D1F"/>
    <w:rsid w:val="001C2D5D"/>
    <w:rsid w:val="001C3C20"/>
    <w:rsid w:val="001C3F9C"/>
    <w:rsid w:val="001C45C9"/>
    <w:rsid w:val="001C55E1"/>
    <w:rsid w:val="001C6384"/>
    <w:rsid w:val="001C64A6"/>
    <w:rsid w:val="001C6949"/>
    <w:rsid w:val="001CFCDE"/>
    <w:rsid w:val="001D13E5"/>
    <w:rsid w:val="001D17A3"/>
    <w:rsid w:val="001D2A7F"/>
    <w:rsid w:val="001D319E"/>
    <w:rsid w:val="001D479F"/>
    <w:rsid w:val="001D5988"/>
    <w:rsid w:val="001D66F9"/>
    <w:rsid w:val="001E088A"/>
    <w:rsid w:val="001E0B42"/>
    <w:rsid w:val="001E1C8E"/>
    <w:rsid w:val="001E1DFA"/>
    <w:rsid w:val="001E22BE"/>
    <w:rsid w:val="001E2503"/>
    <w:rsid w:val="001E294B"/>
    <w:rsid w:val="001E2951"/>
    <w:rsid w:val="001E2AC8"/>
    <w:rsid w:val="001E55C7"/>
    <w:rsid w:val="001E629F"/>
    <w:rsid w:val="001E6C42"/>
    <w:rsid w:val="001E7199"/>
    <w:rsid w:val="001E740D"/>
    <w:rsid w:val="001E74E9"/>
    <w:rsid w:val="001E7AE5"/>
    <w:rsid w:val="001F11B8"/>
    <w:rsid w:val="001F1DBE"/>
    <w:rsid w:val="001F21B5"/>
    <w:rsid w:val="001F2F20"/>
    <w:rsid w:val="001F313D"/>
    <w:rsid w:val="001F46F4"/>
    <w:rsid w:val="001F6000"/>
    <w:rsid w:val="001F78FE"/>
    <w:rsid w:val="001F7A2C"/>
    <w:rsid w:val="00200726"/>
    <w:rsid w:val="00200B49"/>
    <w:rsid w:val="00200CB0"/>
    <w:rsid w:val="00202DBB"/>
    <w:rsid w:val="002031D4"/>
    <w:rsid w:val="00203432"/>
    <w:rsid w:val="002047A1"/>
    <w:rsid w:val="00205D15"/>
    <w:rsid w:val="002066D2"/>
    <w:rsid w:val="00207280"/>
    <w:rsid w:val="0021055C"/>
    <w:rsid w:val="00211D93"/>
    <w:rsid w:val="002125C1"/>
    <w:rsid w:val="00212A0E"/>
    <w:rsid w:val="00212C66"/>
    <w:rsid w:val="00214B28"/>
    <w:rsid w:val="00215C9B"/>
    <w:rsid w:val="002160C6"/>
    <w:rsid w:val="002161B2"/>
    <w:rsid w:val="00216299"/>
    <w:rsid w:val="00216939"/>
    <w:rsid w:val="0022131A"/>
    <w:rsid w:val="00223C51"/>
    <w:rsid w:val="00223E6A"/>
    <w:rsid w:val="00223E98"/>
    <w:rsid w:val="002259F4"/>
    <w:rsid w:val="0022668B"/>
    <w:rsid w:val="00227714"/>
    <w:rsid w:val="0022798C"/>
    <w:rsid w:val="00227AB2"/>
    <w:rsid w:val="00227D40"/>
    <w:rsid w:val="0023015D"/>
    <w:rsid w:val="002301F0"/>
    <w:rsid w:val="00230BD5"/>
    <w:rsid w:val="00231411"/>
    <w:rsid w:val="002318AE"/>
    <w:rsid w:val="0023190E"/>
    <w:rsid w:val="00231B3D"/>
    <w:rsid w:val="00231BC9"/>
    <w:rsid w:val="00232F3D"/>
    <w:rsid w:val="00235029"/>
    <w:rsid w:val="00235726"/>
    <w:rsid w:val="002364E1"/>
    <w:rsid w:val="00236D60"/>
    <w:rsid w:val="0023713A"/>
    <w:rsid w:val="00240D0C"/>
    <w:rsid w:val="00241451"/>
    <w:rsid w:val="00241633"/>
    <w:rsid w:val="002416F6"/>
    <w:rsid w:val="00241F43"/>
    <w:rsid w:val="00242D6F"/>
    <w:rsid w:val="00243222"/>
    <w:rsid w:val="00245C59"/>
    <w:rsid w:val="00246C07"/>
    <w:rsid w:val="00246E10"/>
    <w:rsid w:val="00247050"/>
    <w:rsid w:val="002471D7"/>
    <w:rsid w:val="00247D29"/>
    <w:rsid w:val="00247DB6"/>
    <w:rsid w:val="00250755"/>
    <w:rsid w:val="00250AC1"/>
    <w:rsid w:val="00250AF5"/>
    <w:rsid w:val="00250D5C"/>
    <w:rsid w:val="002527B1"/>
    <w:rsid w:val="002532E4"/>
    <w:rsid w:val="00253F9D"/>
    <w:rsid w:val="002540F9"/>
    <w:rsid w:val="002543B3"/>
    <w:rsid w:val="00255045"/>
    <w:rsid w:val="002550D4"/>
    <w:rsid w:val="00255610"/>
    <w:rsid w:val="0025597F"/>
    <w:rsid w:val="00256B2B"/>
    <w:rsid w:val="00256C24"/>
    <w:rsid w:val="00260962"/>
    <w:rsid w:val="00260975"/>
    <w:rsid w:val="00260AFB"/>
    <w:rsid w:val="00261C1F"/>
    <w:rsid w:val="002621A2"/>
    <w:rsid w:val="00263ABE"/>
    <w:rsid w:val="0026427D"/>
    <w:rsid w:val="00265134"/>
    <w:rsid w:val="00265709"/>
    <w:rsid w:val="002664FB"/>
    <w:rsid w:val="00266B06"/>
    <w:rsid w:val="00267E13"/>
    <w:rsid w:val="0027090D"/>
    <w:rsid w:val="00270E43"/>
    <w:rsid w:val="002710F9"/>
    <w:rsid w:val="00271527"/>
    <w:rsid w:val="00271EF7"/>
    <w:rsid w:val="00273522"/>
    <w:rsid w:val="00273775"/>
    <w:rsid w:val="00274A0C"/>
    <w:rsid w:val="00275377"/>
    <w:rsid w:val="00275C62"/>
    <w:rsid w:val="002775FF"/>
    <w:rsid w:val="00277DBE"/>
    <w:rsid w:val="00280A20"/>
    <w:rsid w:val="002821F0"/>
    <w:rsid w:val="00282A5A"/>
    <w:rsid w:val="00282E25"/>
    <w:rsid w:val="00283689"/>
    <w:rsid w:val="00283ED1"/>
    <w:rsid w:val="00285625"/>
    <w:rsid w:val="00285654"/>
    <w:rsid w:val="00285FE6"/>
    <w:rsid w:val="00286614"/>
    <w:rsid w:val="00286D53"/>
    <w:rsid w:val="002910DF"/>
    <w:rsid w:val="002927F8"/>
    <w:rsid w:val="00292F81"/>
    <w:rsid w:val="002942C1"/>
    <w:rsid w:val="002942F4"/>
    <w:rsid w:val="00295DED"/>
    <w:rsid w:val="00296600"/>
    <w:rsid w:val="002975BE"/>
    <w:rsid w:val="00297C66"/>
    <w:rsid w:val="002A1244"/>
    <w:rsid w:val="002A17C6"/>
    <w:rsid w:val="002A1C5A"/>
    <w:rsid w:val="002A2807"/>
    <w:rsid w:val="002A3E40"/>
    <w:rsid w:val="002A471C"/>
    <w:rsid w:val="002A5499"/>
    <w:rsid w:val="002A6C59"/>
    <w:rsid w:val="002A7635"/>
    <w:rsid w:val="002B0AA3"/>
    <w:rsid w:val="002B2329"/>
    <w:rsid w:val="002B27B9"/>
    <w:rsid w:val="002B2831"/>
    <w:rsid w:val="002B3774"/>
    <w:rsid w:val="002B48E8"/>
    <w:rsid w:val="002B5FAB"/>
    <w:rsid w:val="002B6948"/>
    <w:rsid w:val="002B710D"/>
    <w:rsid w:val="002B7586"/>
    <w:rsid w:val="002C0979"/>
    <w:rsid w:val="002C19AD"/>
    <w:rsid w:val="002C217A"/>
    <w:rsid w:val="002C513B"/>
    <w:rsid w:val="002C594A"/>
    <w:rsid w:val="002C5A0E"/>
    <w:rsid w:val="002C5EFD"/>
    <w:rsid w:val="002C676B"/>
    <w:rsid w:val="002C6D82"/>
    <w:rsid w:val="002D07B1"/>
    <w:rsid w:val="002D1C4E"/>
    <w:rsid w:val="002D437C"/>
    <w:rsid w:val="002D5E48"/>
    <w:rsid w:val="002E010E"/>
    <w:rsid w:val="002E1F92"/>
    <w:rsid w:val="002E2483"/>
    <w:rsid w:val="002E328C"/>
    <w:rsid w:val="002E4C8E"/>
    <w:rsid w:val="002E53E5"/>
    <w:rsid w:val="002E5CF0"/>
    <w:rsid w:val="002E624C"/>
    <w:rsid w:val="002E6317"/>
    <w:rsid w:val="002E6394"/>
    <w:rsid w:val="002E65AB"/>
    <w:rsid w:val="002E755F"/>
    <w:rsid w:val="002E7C9C"/>
    <w:rsid w:val="002F0008"/>
    <w:rsid w:val="002F182B"/>
    <w:rsid w:val="002F1F4F"/>
    <w:rsid w:val="002F211C"/>
    <w:rsid w:val="002F2F89"/>
    <w:rsid w:val="002F3197"/>
    <w:rsid w:val="002F3203"/>
    <w:rsid w:val="002F375A"/>
    <w:rsid w:val="002F6049"/>
    <w:rsid w:val="002F65B2"/>
    <w:rsid w:val="002F667F"/>
    <w:rsid w:val="002F714B"/>
    <w:rsid w:val="002F7A82"/>
    <w:rsid w:val="0030118F"/>
    <w:rsid w:val="00301C32"/>
    <w:rsid w:val="00302079"/>
    <w:rsid w:val="00302113"/>
    <w:rsid w:val="00302FDB"/>
    <w:rsid w:val="003034DD"/>
    <w:rsid w:val="00306650"/>
    <w:rsid w:val="00310877"/>
    <w:rsid w:val="00311B29"/>
    <w:rsid w:val="00311CB6"/>
    <w:rsid w:val="0031433E"/>
    <w:rsid w:val="00314589"/>
    <w:rsid w:val="00314CC6"/>
    <w:rsid w:val="00315121"/>
    <w:rsid w:val="00315C2B"/>
    <w:rsid w:val="003215DA"/>
    <w:rsid w:val="00321BDD"/>
    <w:rsid w:val="003222C4"/>
    <w:rsid w:val="00322D34"/>
    <w:rsid w:val="0032316F"/>
    <w:rsid w:val="0032367F"/>
    <w:rsid w:val="003248CE"/>
    <w:rsid w:val="0032494E"/>
    <w:rsid w:val="003254F5"/>
    <w:rsid w:val="00325E12"/>
    <w:rsid w:val="00325F40"/>
    <w:rsid w:val="00326049"/>
    <w:rsid w:val="00327850"/>
    <w:rsid w:val="00327AFA"/>
    <w:rsid w:val="00331D9F"/>
    <w:rsid w:val="00332BCE"/>
    <w:rsid w:val="0033344D"/>
    <w:rsid w:val="003341BA"/>
    <w:rsid w:val="003345F3"/>
    <w:rsid w:val="00334965"/>
    <w:rsid w:val="003349DF"/>
    <w:rsid w:val="003355BA"/>
    <w:rsid w:val="00335AEA"/>
    <w:rsid w:val="00335D33"/>
    <w:rsid w:val="003368D6"/>
    <w:rsid w:val="00336E51"/>
    <w:rsid w:val="00337C20"/>
    <w:rsid w:val="00337D7E"/>
    <w:rsid w:val="00340CD4"/>
    <w:rsid w:val="00344291"/>
    <w:rsid w:val="003459C5"/>
    <w:rsid w:val="00346B3A"/>
    <w:rsid w:val="00351F25"/>
    <w:rsid w:val="00352611"/>
    <w:rsid w:val="00353B90"/>
    <w:rsid w:val="00353DEE"/>
    <w:rsid w:val="00354048"/>
    <w:rsid w:val="003544C9"/>
    <w:rsid w:val="00355F5E"/>
    <w:rsid w:val="003600AE"/>
    <w:rsid w:val="00360657"/>
    <w:rsid w:val="00360729"/>
    <w:rsid w:val="00361D48"/>
    <w:rsid w:val="0036362C"/>
    <w:rsid w:val="00363B0C"/>
    <w:rsid w:val="00363C55"/>
    <w:rsid w:val="00364D03"/>
    <w:rsid w:val="00365674"/>
    <w:rsid w:val="003657BE"/>
    <w:rsid w:val="003663D7"/>
    <w:rsid w:val="0036661D"/>
    <w:rsid w:val="00366B74"/>
    <w:rsid w:val="003672B3"/>
    <w:rsid w:val="003674AB"/>
    <w:rsid w:val="00367D71"/>
    <w:rsid w:val="003708A7"/>
    <w:rsid w:val="00373119"/>
    <w:rsid w:val="00373915"/>
    <w:rsid w:val="00373D1D"/>
    <w:rsid w:val="003755D8"/>
    <w:rsid w:val="00375EF4"/>
    <w:rsid w:val="00377552"/>
    <w:rsid w:val="00380049"/>
    <w:rsid w:val="00380503"/>
    <w:rsid w:val="003808AC"/>
    <w:rsid w:val="00381804"/>
    <w:rsid w:val="003821AA"/>
    <w:rsid w:val="003829BA"/>
    <w:rsid w:val="00383094"/>
    <w:rsid w:val="00383B83"/>
    <w:rsid w:val="00384982"/>
    <w:rsid w:val="00384C29"/>
    <w:rsid w:val="00385913"/>
    <w:rsid w:val="003867A0"/>
    <w:rsid w:val="00390E1A"/>
    <w:rsid w:val="00390FF1"/>
    <w:rsid w:val="003915E8"/>
    <w:rsid w:val="00391C24"/>
    <w:rsid w:val="003921F7"/>
    <w:rsid w:val="003924FB"/>
    <w:rsid w:val="00392ABA"/>
    <w:rsid w:val="0039304F"/>
    <w:rsid w:val="003930B0"/>
    <w:rsid w:val="003935D5"/>
    <w:rsid w:val="00396103"/>
    <w:rsid w:val="003977CF"/>
    <w:rsid w:val="003A075A"/>
    <w:rsid w:val="003A084C"/>
    <w:rsid w:val="003A36A4"/>
    <w:rsid w:val="003A4439"/>
    <w:rsid w:val="003A48BD"/>
    <w:rsid w:val="003A6423"/>
    <w:rsid w:val="003A6E71"/>
    <w:rsid w:val="003A6F77"/>
    <w:rsid w:val="003A76E9"/>
    <w:rsid w:val="003A7786"/>
    <w:rsid w:val="003B1230"/>
    <w:rsid w:val="003B1A81"/>
    <w:rsid w:val="003B2652"/>
    <w:rsid w:val="003B3615"/>
    <w:rsid w:val="003B4FE5"/>
    <w:rsid w:val="003B57B3"/>
    <w:rsid w:val="003B60AB"/>
    <w:rsid w:val="003B62ED"/>
    <w:rsid w:val="003C05AF"/>
    <w:rsid w:val="003C0613"/>
    <w:rsid w:val="003C0CA4"/>
    <w:rsid w:val="003C197B"/>
    <w:rsid w:val="003C1CCC"/>
    <w:rsid w:val="003C2EBA"/>
    <w:rsid w:val="003C36E0"/>
    <w:rsid w:val="003C3B83"/>
    <w:rsid w:val="003C3C53"/>
    <w:rsid w:val="003C3CFB"/>
    <w:rsid w:val="003C479C"/>
    <w:rsid w:val="003C6931"/>
    <w:rsid w:val="003C69F4"/>
    <w:rsid w:val="003C6E4F"/>
    <w:rsid w:val="003C7067"/>
    <w:rsid w:val="003C73D7"/>
    <w:rsid w:val="003C785F"/>
    <w:rsid w:val="003D01BD"/>
    <w:rsid w:val="003D0AB4"/>
    <w:rsid w:val="003D0CDC"/>
    <w:rsid w:val="003D1F3A"/>
    <w:rsid w:val="003D4A88"/>
    <w:rsid w:val="003D5964"/>
    <w:rsid w:val="003D5E42"/>
    <w:rsid w:val="003D6895"/>
    <w:rsid w:val="003D6A38"/>
    <w:rsid w:val="003D6C47"/>
    <w:rsid w:val="003E03A4"/>
    <w:rsid w:val="003E1739"/>
    <w:rsid w:val="003E1834"/>
    <w:rsid w:val="003E1E87"/>
    <w:rsid w:val="003E201D"/>
    <w:rsid w:val="003E2523"/>
    <w:rsid w:val="003E2817"/>
    <w:rsid w:val="003E2DBA"/>
    <w:rsid w:val="003E3FF7"/>
    <w:rsid w:val="003E529F"/>
    <w:rsid w:val="003E54E3"/>
    <w:rsid w:val="003E56C1"/>
    <w:rsid w:val="003F06FF"/>
    <w:rsid w:val="003F0916"/>
    <w:rsid w:val="003F09D8"/>
    <w:rsid w:val="003F0E61"/>
    <w:rsid w:val="003F1596"/>
    <w:rsid w:val="003F16D6"/>
    <w:rsid w:val="003F1AA0"/>
    <w:rsid w:val="003F1AC3"/>
    <w:rsid w:val="003F1F8A"/>
    <w:rsid w:val="003F2036"/>
    <w:rsid w:val="003F3DBB"/>
    <w:rsid w:val="003F77BD"/>
    <w:rsid w:val="003F7FB5"/>
    <w:rsid w:val="003F7FF4"/>
    <w:rsid w:val="00400DA5"/>
    <w:rsid w:val="00400DE7"/>
    <w:rsid w:val="0040126A"/>
    <w:rsid w:val="00403C83"/>
    <w:rsid w:val="00404130"/>
    <w:rsid w:val="004067D7"/>
    <w:rsid w:val="00406EBD"/>
    <w:rsid w:val="00407AFB"/>
    <w:rsid w:val="0041064A"/>
    <w:rsid w:val="004127CF"/>
    <w:rsid w:val="0041333F"/>
    <w:rsid w:val="00414812"/>
    <w:rsid w:val="00414B26"/>
    <w:rsid w:val="00414E28"/>
    <w:rsid w:val="0041512B"/>
    <w:rsid w:val="00415613"/>
    <w:rsid w:val="004170A6"/>
    <w:rsid w:val="004179F1"/>
    <w:rsid w:val="00420020"/>
    <w:rsid w:val="00423DF7"/>
    <w:rsid w:val="00423E6C"/>
    <w:rsid w:val="00423FE9"/>
    <w:rsid w:val="004264B0"/>
    <w:rsid w:val="00427F4A"/>
    <w:rsid w:val="004310A0"/>
    <w:rsid w:val="00431C32"/>
    <w:rsid w:val="00431D4E"/>
    <w:rsid w:val="004320A8"/>
    <w:rsid w:val="004332AE"/>
    <w:rsid w:val="004337C5"/>
    <w:rsid w:val="00433814"/>
    <w:rsid w:val="00434B55"/>
    <w:rsid w:val="004352C5"/>
    <w:rsid w:val="004356ED"/>
    <w:rsid w:val="004401E6"/>
    <w:rsid w:val="004404E7"/>
    <w:rsid w:val="00440560"/>
    <w:rsid w:val="004418A8"/>
    <w:rsid w:val="004424AD"/>
    <w:rsid w:val="00443CFA"/>
    <w:rsid w:val="004451D4"/>
    <w:rsid w:val="00445A16"/>
    <w:rsid w:val="0044660D"/>
    <w:rsid w:val="00446A94"/>
    <w:rsid w:val="00447019"/>
    <w:rsid w:val="004471D9"/>
    <w:rsid w:val="00447546"/>
    <w:rsid w:val="004476B0"/>
    <w:rsid w:val="00450674"/>
    <w:rsid w:val="00450FCE"/>
    <w:rsid w:val="0045388B"/>
    <w:rsid w:val="004539DE"/>
    <w:rsid w:val="00453FFD"/>
    <w:rsid w:val="0045533F"/>
    <w:rsid w:val="00455868"/>
    <w:rsid w:val="004571BD"/>
    <w:rsid w:val="004571D6"/>
    <w:rsid w:val="004609F7"/>
    <w:rsid w:val="00461F08"/>
    <w:rsid w:val="00464330"/>
    <w:rsid w:val="00464E9D"/>
    <w:rsid w:val="004650C6"/>
    <w:rsid w:val="00465295"/>
    <w:rsid w:val="004663B7"/>
    <w:rsid w:val="00467136"/>
    <w:rsid w:val="0046764F"/>
    <w:rsid w:val="004704AD"/>
    <w:rsid w:val="00470A71"/>
    <w:rsid w:val="00472E64"/>
    <w:rsid w:val="004731B6"/>
    <w:rsid w:val="00474441"/>
    <w:rsid w:val="0047452E"/>
    <w:rsid w:val="00476561"/>
    <w:rsid w:val="004766F6"/>
    <w:rsid w:val="0047673C"/>
    <w:rsid w:val="00476A87"/>
    <w:rsid w:val="004771DC"/>
    <w:rsid w:val="0047729F"/>
    <w:rsid w:val="0047774B"/>
    <w:rsid w:val="00480241"/>
    <w:rsid w:val="00480260"/>
    <w:rsid w:val="0048172B"/>
    <w:rsid w:val="004823D9"/>
    <w:rsid w:val="00483123"/>
    <w:rsid w:val="00483983"/>
    <w:rsid w:val="00483AA8"/>
    <w:rsid w:val="00484441"/>
    <w:rsid w:val="00486652"/>
    <w:rsid w:val="004868A6"/>
    <w:rsid w:val="004878BA"/>
    <w:rsid w:val="00490218"/>
    <w:rsid w:val="0049107C"/>
    <w:rsid w:val="00491E7E"/>
    <w:rsid w:val="00492A73"/>
    <w:rsid w:val="00492D9C"/>
    <w:rsid w:val="004949DB"/>
    <w:rsid w:val="00495055"/>
    <w:rsid w:val="00495AAD"/>
    <w:rsid w:val="0049634E"/>
    <w:rsid w:val="00497714"/>
    <w:rsid w:val="004A01FA"/>
    <w:rsid w:val="004A10DB"/>
    <w:rsid w:val="004A16DD"/>
    <w:rsid w:val="004A1F64"/>
    <w:rsid w:val="004A1FBC"/>
    <w:rsid w:val="004A24BC"/>
    <w:rsid w:val="004A2C48"/>
    <w:rsid w:val="004A2FD0"/>
    <w:rsid w:val="004A3065"/>
    <w:rsid w:val="004A311D"/>
    <w:rsid w:val="004A4F8F"/>
    <w:rsid w:val="004A5846"/>
    <w:rsid w:val="004A69DB"/>
    <w:rsid w:val="004A6F7F"/>
    <w:rsid w:val="004A7486"/>
    <w:rsid w:val="004B0E53"/>
    <w:rsid w:val="004B156C"/>
    <w:rsid w:val="004B1CF6"/>
    <w:rsid w:val="004B1D0A"/>
    <w:rsid w:val="004B2B83"/>
    <w:rsid w:val="004B39DE"/>
    <w:rsid w:val="004B477B"/>
    <w:rsid w:val="004B716C"/>
    <w:rsid w:val="004C068A"/>
    <w:rsid w:val="004C0D46"/>
    <w:rsid w:val="004C253F"/>
    <w:rsid w:val="004C32D2"/>
    <w:rsid w:val="004C4386"/>
    <w:rsid w:val="004C50F8"/>
    <w:rsid w:val="004C51A6"/>
    <w:rsid w:val="004C69EA"/>
    <w:rsid w:val="004C6BF6"/>
    <w:rsid w:val="004C7545"/>
    <w:rsid w:val="004D08D1"/>
    <w:rsid w:val="004D0F7C"/>
    <w:rsid w:val="004D421C"/>
    <w:rsid w:val="004D47D3"/>
    <w:rsid w:val="004D512C"/>
    <w:rsid w:val="004D5921"/>
    <w:rsid w:val="004D5B75"/>
    <w:rsid w:val="004D72C0"/>
    <w:rsid w:val="004E0135"/>
    <w:rsid w:val="004E0BE4"/>
    <w:rsid w:val="004E0F3A"/>
    <w:rsid w:val="004E1729"/>
    <w:rsid w:val="004E21D9"/>
    <w:rsid w:val="004E3FB7"/>
    <w:rsid w:val="004E56E1"/>
    <w:rsid w:val="004E5F74"/>
    <w:rsid w:val="004E5F78"/>
    <w:rsid w:val="004E60FF"/>
    <w:rsid w:val="004E6140"/>
    <w:rsid w:val="004E615D"/>
    <w:rsid w:val="004E6E67"/>
    <w:rsid w:val="004E6F38"/>
    <w:rsid w:val="004E7A45"/>
    <w:rsid w:val="004E7E4F"/>
    <w:rsid w:val="004F0737"/>
    <w:rsid w:val="004F26D1"/>
    <w:rsid w:val="004F29E6"/>
    <w:rsid w:val="004F2A30"/>
    <w:rsid w:val="004F34D9"/>
    <w:rsid w:val="004F3E58"/>
    <w:rsid w:val="004F454D"/>
    <w:rsid w:val="004F45DC"/>
    <w:rsid w:val="004F4993"/>
    <w:rsid w:val="004F64AB"/>
    <w:rsid w:val="004F6B17"/>
    <w:rsid w:val="004F73C6"/>
    <w:rsid w:val="0050265C"/>
    <w:rsid w:val="00502B20"/>
    <w:rsid w:val="00503F2B"/>
    <w:rsid w:val="0050428F"/>
    <w:rsid w:val="00504906"/>
    <w:rsid w:val="00506071"/>
    <w:rsid w:val="005067CA"/>
    <w:rsid w:val="00507957"/>
    <w:rsid w:val="0051371A"/>
    <w:rsid w:val="00513C0D"/>
    <w:rsid w:val="005143F0"/>
    <w:rsid w:val="00514627"/>
    <w:rsid w:val="005155B1"/>
    <w:rsid w:val="0051625C"/>
    <w:rsid w:val="00521F33"/>
    <w:rsid w:val="00523205"/>
    <w:rsid w:val="0052320F"/>
    <w:rsid w:val="00525110"/>
    <w:rsid w:val="00526D99"/>
    <w:rsid w:val="00526EDD"/>
    <w:rsid w:val="00527555"/>
    <w:rsid w:val="00530120"/>
    <w:rsid w:val="00531D97"/>
    <w:rsid w:val="00532485"/>
    <w:rsid w:val="0053333D"/>
    <w:rsid w:val="0053343F"/>
    <w:rsid w:val="005334FD"/>
    <w:rsid w:val="0053452F"/>
    <w:rsid w:val="00534C56"/>
    <w:rsid w:val="00535612"/>
    <w:rsid w:val="00535D1B"/>
    <w:rsid w:val="00536AB4"/>
    <w:rsid w:val="00536BBD"/>
    <w:rsid w:val="00536DC9"/>
    <w:rsid w:val="0054108C"/>
    <w:rsid w:val="005411C1"/>
    <w:rsid w:val="0054170A"/>
    <w:rsid w:val="00541A15"/>
    <w:rsid w:val="005427E4"/>
    <w:rsid w:val="00542954"/>
    <w:rsid w:val="00543679"/>
    <w:rsid w:val="0054442D"/>
    <w:rsid w:val="0054560E"/>
    <w:rsid w:val="00545FF6"/>
    <w:rsid w:val="00546722"/>
    <w:rsid w:val="005468BF"/>
    <w:rsid w:val="00550E62"/>
    <w:rsid w:val="00551E54"/>
    <w:rsid w:val="0055201D"/>
    <w:rsid w:val="00552125"/>
    <w:rsid w:val="005527B8"/>
    <w:rsid w:val="005533A4"/>
    <w:rsid w:val="0055352E"/>
    <w:rsid w:val="005535DE"/>
    <w:rsid w:val="0055399F"/>
    <w:rsid w:val="00553CBC"/>
    <w:rsid w:val="005541D2"/>
    <w:rsid w:val="00554FC8"/>
    <w:rsid w:val="005552FC"/>
    <w:rsid w:val="00555706"/>
    <w:rsid w:val="0055587E"/>
    <w:rsid w:val="00555AC3"/>
    <w:rsid w:val="005563B1"/>
    <w:rsid w:val="0056130C"/>
    <w:rsid w:val="0056186F"/>
    <w:rsid w:val="00562082"/>
    <w:rsid w:val="005625F1"/>
    <w:rsid w:val="00562A0D"/>
    <w:rsid w:val="00562FC6"/>
    <w:rsid w:val="00563CA5"/>
    <w:rsid w:val="00565E5F"/>
    <w:rsid w:val="0056608F"/>
    <w:rsid w:val="0056642A"/>
    <w:rsid w:val="00566C29"/>
    <w:rsid w:val="005670AB"/>
    <w:rsid w:val="0056795B"/>
    <w:rsid w:val="00570A09"/>
    <w:rsid w:val="00570E58"/>
    <w:rsid w:val="00570FE0"/>
    <w:rsid w:val="005729C2"/>
    <w:rsid w:val="00572B74"/>
    <w:rsid w:val="005736DF"/>
    <w:rsid w:val="00573DA8"/>
    <w:rsid w:val="00574122"/>
    <w:rsid w:val="00575259"/>
    <w:rsid w:val="0057586A"/>
    <w:rsid w:val="00575AF5"/>
    <w:rsid w:val="00575FDB"/>
    <w:rsid w:val="00577021"/>
    <w:rsid w:val="00580002"/>
    <w:rsid w:val="005803F6"/>
    <w:rsid w:val="00580402"/>
    <w:rsid w:val="00580ADE"/>
    <w:rsid w:val="00582C7C"/>
    <w:rsid w:val="00582D8D"/>
    <w:rsid w:val="0058321B"/>
    <w:rsid w:val="00583F25"/>
    <w:rsid w:val="00584019"/>
    <w:rsid w:val="0058410A"/>
    <w:rsid w:val="00584BBE"/>
    <w:rsid w:val="00584BE1"/>
    <w:rsid w:val="005851E1"/>
    <w:rsid w:val="00587A05"/>
    <w:rsid w:val="00587EFC"/>
    <w:rsid w:val="00592DD5"/>
    <w:rsid w:val="005955A2"/>
    <w:rsid w:val="005966C5"/>
    <w:rsid w:val="0059714D"/>
    <w:rsid w:val="00597299"/>
    <w:rsid w:val="005A09EB"/>
    <w:rsid w:val="005A11E0"/>
    <w:rsid w:val="005A2DF3"/>
    <w:rsid w:val="005A2F93"/>
    <w:rsid w:val="005A5587"/>
    <w:rsid w:val="005A5A86"/>
    <w:rsid w:val="005A65E0"/>
    <w:rsid w:val="005A6BF3"/>
    <w:rsid w:val="005B057F"/>
    <w:rsid w:val="005B0B78"/>
    <w:rsid w:val="005B0E9B"/>
    <w:rsid w:val="005B2904"/>
    <w:rsid w:val="005B3BCF"/>
    <w:rsid w:val="005B426F"/>
    <w:rsid w:val="005B427A"/>
    <w:rsid w:val="005B437F"/>
    <w:rsid w:val="005B532F"/>
    <w:rsid w:val="005B67DB"/>
    <w:rsid w:val="005B68D2"/>
    <w:rsid w:val="005C1263"/>
    <w:rsid w:val="005C17E3"/>
    <w:rsid w:val="005C1BD6"/>
    <w:rsid w:val="005C283E"/>
    <w:rsid w:val="005C3C64"/>
    <w:rsid w:val="005C3CE6"/>
    <w:rsid w:val="005C3D98"/>
    <w:rsid w:val="005C4BC9"/>
    <w:rsid w:val="005C551C"/>
    <w:rsid w:val="005C599A"/>
    <w:rsid w:val="005C6939"/>
    <w:rsid w:val="005C7305"/>
    <w:rsid w:val="005C7338"/>
    <w:rsid w:val="005C7E75"/>
    <w:rsid w:val="005C7FC4"/>
    <w:rsid w:val="005D1268"/>
    <w:rsid w:val="005D4023"/>
    <w:rsid w:val="005D5A76"/>
    <w:rsid w:val="005D6D83"/>
    <w:rsid w:val="005D771F"/>
    <w:rsid w:val="005E04F6"/>
    <w:rsid w:val="005E067E"/>
    <w:rsid w:val="005E0B09"/>
    <w:rsid w:val="005E1C8C"/>
    <w:rsid w:val="005E1D67"/>
    <w:rsid w:val="005E2372"/>
    <w:rsid w:val="005E6AF0"/>
    <w:rsid w:val="005E7C88"/>
    <w:rsid w:val="005E7FFD"/>
    <w:rsid w:val="005F12B1"/>
    <w:rsid w:val="005F17CC"/>
    <w:rsid w:val="005F1DC0"/>
    <w:rsid w:val="005F1DC6"/>
    <w:rsid w:val="005F2136"/>
    <w:rsid w:val="005F2E7D"/>
    <w:rsid w:val="005F45EC"/>
    <w:rsid w:val="005F4BA9"/>
    <w:rsid w:val="005F4D0E"/>
    <w:rsid w:val="005F4DF6"/>
    <w:rsid w:val="005F5A2E"/>
    <w:rsid w:val="005F5BCE"/>
    <w:rsid w:val="005F6610"/>
    <w:rsid w:val="005F7503"/>
    <w:rsid w:val="005F7B1E"/>
    <w:rsid w:val="005F7F21"/>
    <w:rsid w:val="00600462"/>
    <w:rsid w:val="0060053D"/>
    <w:rsid w:val="00602B6F"/>
    <w:rsid w:val="00603459"/>
    <w:rsid w:val="006043B2"/>
    <w:rsid w:val="0060460D"/>
    <w:rsid w:val="00605137"/>
    <w:rsid w:val="00605180"/>
    <w:rsid w:val="00606AFE"/>
    <w:rsid w:val="00611309"/>
    <w:rsid w:val="00611F43"/>
    <w:rsid w:val="00612C34"/>
    <w:rsid w:val="00613672"/>
    <w:rsid w:val="00613C2F"/>
    <w:rsid w:val="00614390"/>
    <w:rsid w:val="0061462C"/>
    <w:rsid w:val="00614986"/>
    <w:rsid w:val="00616024"/>
    <w:rsid w:val="006160A5"/>
    <w:rsid w:val="00616C75"/>
    <w:rsid w:val="0061754E"/>
    <w:rsid w:val="00620E76"/>
    <w:rsid w:val="006213BE"/>
    <w:rsid w:val="0062150B"/>
    <w:rsid w:val="00621CAE"/>
    <w:rsid w:val="00621E77"/>
    <w:rsid w:val="006243ED"/>
    <w:rsid w:val="00625307"/>
    <w:rsid w:val="0062602D"/>
    <w:rsid w:val="0062676A"/>
    <w:rsid w:val="00627958"/>
    <w:rsid w:val="00627A82"/>
    <w:rsid w:val="00630618"/>
    <w:rsid w:val="0063276D"/>
    <w:rsid w:val="00632820"/>
    <w:rsid w:val="00634AA5"/>
    <w:rsid w:val="00636D58"/>
    <w:rsid w:val="00641301"/>
    <w:rsid w:val="00641B42"/>
    <w:rsid w:val="00642418"/>
    <w:rsid w:val="00642C64"/>
    <w:rsid w:val="00643E7D"/>
    <w:rsid w:val="00644817"/>
    <w:rsid w:val="00645585"/>
    <w:rsid w:val="00647C43"/>
    <w:rsid w:val="0065064C"/>
    <w:rsid w:val="006507C6"/>
    <w:rsid w:val="00651149"/>
    <w:rsid w:val="006521FA"/>
    <w:rsid w:val="006531DD"/>
    <w:rsid w:val="00653D51"/>
    <w:rsid w:val="006549FE"/>
    <w:rsid w:val="00654B53"/>
    <w:rsid w:val="00656165"/>
    <w:rsid w:val="0065722F"/>
    <w:rsid w:val="0065761A"/>
    <w:rsid w:val="00661BEA"/>
    <w:rsid w:val="00662A44"/>
    <w:rsid w:val="00664008"/>
    <w:rsid w:val="00664E7D"/>
    <w:rsid w:val="006661D5"/>
    <w:rsid w:val="00666D94"/>
    <w:rsid w:val="00667212"/>
    <w:rsid w:val="00667B75"/>
    <w:rsid w:val="0067013B"/>
    <w:rsid w:val="0067099B"/>
    <w:rsid w:val="00671973"/>
    <w:rsid w:val="006721EE"/>
    <w:rsid w:val="00672609"/>
    <w:rsid w:val="00672E51"/>
    <w:rsid w:val="00673185"/>
    <w:rsid w:val="006735F4"/>
    <w:rsid w:val="00673A96"/>
    <w:rsid w:val="00673CE3"/>
    <w:rsid w:val="00673F7B"/>
    <w:rsid w:val="00675562"/>
    <w:rsid w:val="006757DE"/>
    <w:rsid w:val="0067656D"/>
    <w:rsid w:val="006767DF"/>
    <w:rsid w:val="006777B4"/>
    <w:rsid w:val="006822EA"/>
    <w:rsid w:val="00682CBC"/>
    <w:rsid w:val="0068371D"/>
    <w:rsid w:val="00683CC6"/>
    <w:rsid w:val="006842A0"/>
    <w:rsid w:val="006849BE"/>
    <w:rsid w:val="00685970"/>
    <w:rsid w:val="00685BF8"/>
    <w:rsid w:val="00685DE9"/>
    <w:rsid w:val="006862D4"/>
    <w:rsid w:val="0068697D"/>
    <w:rsid w:val="00687AEE"/>
    <w:rsid w:val="006922C2"/>
    <w:rsid w:val="00692889"/>
    <w:rsid w:val="00693320"/>
    <w:rsid w:val="006935C8"/>
    <w:rsid w:val="00693AF4"/>
    <w:rsid w:val="00694840"/>
    <w:rsid w:val="00694B4F"/>
    <w:rsid w:val="00695039"/>
    <w:rsid w:val="006958A6"/>
    <w:rsid w:val="0069592B"/>
    <w:rsid w:val="00696C15"/>
    <w:rsid w:val="00696F19"/>
    <w:rsid w:val="00697300"/>
    <w:rsid w:val="006A0ED0"/>
    <w:rsid w:val="006A2812"/>
    <w:rsid w:val="006A287F"/>
    <w:rsid w:val="006A35D0"/>
    <w:rsid w:val="006A4D83"/>
    <w:rsid w:val="006A596E"/>
    <w:rsid w:val="006A6521"/>
    <w:rsid w:val="006B1CE9"/>
    <w:rsid w:val="006B1E2E"/>
    <w:rsid w:val="006B2100"/>
    <w:rsid w:val="006B373C"/>
    <w:rsid w:val="006B3B0A"/>
    <w:rsid w:val="006B3B83"/>
    <w:rsid w:val="006B4112"/>
    <w:rsid w:val="006B497A"/>
    <w:rsid w:val="006B5635"/>
    <w:rsid w:val="006B6728"/>
    <w:rsid w:val="006B6831"/>
    <w:rsid w:val="006B6FC1"/>
    <w:rsid w:val="006B7B08"/>
    <w:rsid w:val="006C03B0"/>
    <w:rsid w:val="006C0BB2"/>
    <w:rsid w:val="006C1EF1"/>
    <w:rsid w:val="006C2050"/>
    <w:rsid w:val="006C2D5B"/>
    <w:rsid w:val="006C3646"/>
    <w:rsid w:val="006C3D3A"/>
    <w:rsid w:val="006C43CC"/>
    <w:rsid w:val="006C73AF"/>
    <w:rsid w:val="006D113A"/>
    <w:rsid w:val="006D1234"/>
    <w:rsid w:val="006D1C57"/>
    <w:rsid w:val="006D202F"/>
    <w:rsid w:val="006D296E"/>
    <w:rsid w:val="006D5219"/>
    <w:rsid w:val="006D582A"/>
    <w:rsid w:val="006D75BE"/>
    <w:rsid w:val="006D7747"/>
    <w:rsid w:val="006D78E2"/>
    <w:rsid w:val="006E0DDF"/>
    <w:rsid w:val="006E19E1"/>
    <w:rsid w:val="006E3A5B"/>
    <w:rsid w:val="006E3D89"/>
    <w:rsid w:val="006E3F8A"/>
    <w:rsid w:val="006E54D4"/>
    <w:rsid w:val="006E6046"/>
    <w:rsid w:val="006E6654"/>
    <w:rsid w:val="006F0DB2"/>
    <w:rsid w:val="006F0DFD"/>
    <w:rsid w:val="006F1A0E"/>
    <w:rsid w:val="006F1CF4"/>
    <w:rsid w:val="006F2511"/>
    <w:rsid w:val="006F2D4D"/>
    <w:rsid w:val="006F4A93"/>
    <w:rsid w:val="006F55EB"/>
    <w:rsid w:val="006F6C35"/>
    <w:rsid w:val="006F7492"/>
    <w:rsid w:val="006F7818"/>
    <w:rsid w:val="007004EA"/>
    <w:rsid w:val="00700819"/>
    <w:rsid w:val="00700CDD"/>
    <w:rsid w:val="007010F2"/>
    <w:rsid w:val="00701343"/>
    <w:rsid w:val="007022A4"/>
    <w:rsid w:val="00702DEE"/>
    <w:rsid w:val="00703336"/>
    <w:rsid w:val="00704334"/>
    <w:rsid w:val="00704AB2"/>
    <w:rsid w:val="007050F0"/>
    <w:rsid w:val="00712438"/>
    <w:rsid w:val="00713873"/>
    <w:rsid w:val="00715A90"/>
    <w:rsid w:val="007165BE"/>
    <w:rsid w:val="0072088D"/>
    <w:rsid w:val="00721623"/>
    <w:rsid w:val="00721E47"/>
    <w:rsid w:val="00721F4E"/>
    <w:rsid w:val="00722DDF"/>
    <w:rsid w:val="0072416E"/>
    <w:rsid w:val="00724FC6"/>
    <w:rsid w:val="00725382"/>
    <w:rsid w:val="007260DC"/>
    <w:rsid w:val="007265DB"/>
    <w:rsid w:val="00727908"/>
    <w:rsid w:val="00727A9A"/>
    <w:rsid w:val="00730F89"/>
    <w:rsid w:val="0073136A"/>
    <w:rsid w:val="00731DF3"/>
    <w:rsid w:val="00731FBD"/>
    <w:rsid w:val="00732F72"/>
    <w:rsid w:val="00734368"/>
    <w:rsid w:val="007347A0"/>
    <w:rsid w:val="00735336"/>
    <w:rsid w:val="00735BB0"/>
    <w:rsid w:val="00735FCE"/>
    <w:rsid w:val="00735FE6"/>
    <w:rsid w:val="00736432"/>
    <w:rsid w:val="0073647A"/>
    <w:rsid w:val="00736846"/>
    <w:rsid w:val="00736EEE"/>
    <w:rsid w:val="00737187"/>
    <w:rsid w:val="007376D3"/>
    <w:rsid w:val="00737D5A"/>
    <w:rsid w:val="00740782"/>
    <w:rsid w:val="00742531"/>
    <w:rsid w:val="00743465"/>
    <w:rsid w:val="00743CC1"/>
    <w:rsid w:val="007445E0"/>
    <w:rsid w:val="00744E40"/>
    <w:rsid w:val="00746A2B"/>
    <w:rsid w:val="007471E3"/>
    <w:rsid w:val="0075096B"/>
    <w:rsid w:val="00750E61"/>
    <w:rsid w:val="0075353C"/>
    <w:rsid w:val="0075469A"/>
    <w:rsid w:val="0075669B"/>
    <w:rsid w:val="0075678F"/>
    <w:rsid w:val="00756976"/>
    <w:rsid w:val="007569D7"/>
    <w:rsid w:val="00756AEE"/>
    <w:rsid w:val="00757BAE"/>
    <w:rsid w:val="0076170A"/>
    <w:rsid w:val="007621C2"/>
    <w:rsid w:val="00762B65"/>
    <w:rsid w:val="007635AC"/>
    <w:rsid w:val="00763E69"/>
    <w:rsid w:val="00765812"/>
    <w:rsid w:val="0076649E"/>
    <w:rsid w:val="00766615"/>
    <w:rsid w:val="00766FE6"/>
    <w:rsid w:val="00767449"/>
    <w:rsid w:val="007710A7"/>
    <w:rsid w:val="007714EA"/>
    <w:rsid w:val="007718E9"/>
    <w:rsid w:val="00771B42"/>
    <w:rsid w:val="00771DED"/>
    <w:rsid w:val="00772EBF"/>
    <w:rsid w:val="00773463"/>
    <w:rsid w:val="00773D84"/>
    <w:rsid w:val="00774728"/>
    <w:rsid w:val="00775094"/>
    <w:rsid w:val="00777341"/>
    <w:rsid w:val="00780A30"/>
    <w:rsid w:val="007814DB"/>
    <w:rsid w:val="007823C6"/>
    <w:rsid w:val="00783C2B"/>
    <w:rsid w:val="00784857"/>
    <w:rsid w:val="00784D70"/>
    <w:rsid w:val="0078532E"/>
    <w:rsid w:val="007858D6"/>
    <w:rsid w:val="00785DB7"/>
    <w:rsid w:val="00786B5C"/>
    <w:rsid w:val="00786DAD"/>
    <w:rsid w:val="00787C5E"/>
    <w:rsid w:val="00792564"/>
    <w:rsid w:val="007945D9"/>
    <w:rsid w:val="007955F1"/>
    <w:rsid w:val="00795F65"/>
    <w:rsid w:val="007961E5"/>
    <w:rsid w:val="00796AF9"/>
    <w:rsid w:val="00796D52"/>
    <w:rsid w:val="00796E95"/>
    <w:rsid w:val="007A10EF"/>
    <w:rsid w:val="007A372E"/>
    <w:rsid w:val="007A3D7D"/>
    <w:rsid w:val="007A4F75"/>
    <w:rsid w:val="007A57E6"/>
    <w:rsid w:val="007A7054"/>
    <w:rsid w:val="007B0ABD"/>
    <w:rsid w:val="007B1DA4"/>
    <w:rsid w:val="007B2234"/>
    <w:rsid w:val="007B22EE"/>
    <w:rsid w:val="007B2307"/>
    <w:rsid w:val="007B2921"/>
    <w:rsid w:val="007B3382"/>
    <w:rsid w:val="007B41E6"/>
    <w:rsid w:val="007B5447"/>
    <w:rsid w:val="007B5C30"/>
    <w:rsid w:val="007B689D"/>
    <w:rsid w:val="007B7D84"/>
    <w:rsid w:val="007C002F"/>
    <w:rsid w:val="007C00F7"/>
    <w:rsid w:val="007C0BB6"/>
    <w:rsid w:val="007C0DE1"/>
    <w:rsid w:val="007C1AA1"/>
    <w:rsid w:val="007C1FE2"/>
    <w:rsid w:val="007C26F3"/>
    <w:rsid w:val="007C37BD"/>
    <w:rsid w:val="007C38C4"/>
    <w:rsid w:val="007C417F"/>
    <w:rsid w:val="007C4FD9"/>
    <w:rsid w:val="007C5E3E"/>
    <w:rsid w:val="007C60D4"/>
    <w:rsid w:val="007C618C"/>
    <w:rsid w:val="007C739A"/>
    <w:rsid w:val="007C7880"/>
    <w:rsid w:val="007C7921"/>
    <w:rsid w:val="007C7DC2"/>
    <w:rsid w:val="007D0D09"/>
    <w:rsid w:val="007D2180"/>
    <w:rsid w:val="007D2885"/>
    <w:rsid w:val="007D2C76"/>
    <w:rsid w:val="007D3B4F"/>
    <w:rsid w:val="007D490D"/>
    <w:rsid w:val="007D5922"/>
    <w:rsid w:val="007D5C74"/>
    <w:rsid w:val="007D68FF"/>
    <w:rsid w:val="007D73AF"/>
    <w:rsid w:val="007D73B0"/>
    <w:rsid w:val="007E05A9"/>
    <w:rsid w:val="007E11AE"/>
    <w:rsid w:val="007E2CB2"/>
    <w:rsid w:val="007E2D48"/>
    <w:rsid w:val="007E3663"/>
    <w:rsid w:val="007E3C6E"/>
    <w:rsid w:val="007E3E8D"/>
    <w:rsid w:val="007E4EA3"/>
    <w:rsid w:val="007E4EEA"/>
    <w:rsid w:val="007E55B3"/>
    <w:rsid w:val="007E5C31"/>
    <w:rsid w:val="007E6407"/>
    <w:rsid w:val="007E7A8C"/>
    <w:rsid w:val="007F1479"/>
    <w:rsid w:val="007F19F2"/>
    <w:rsid w:val="007F30B6"/>
    <w:rsid w:val="007F3657"/>
    <w:rsid w:val="007F3687"/>
    <w:rsid w:val="007F47B3"/>
    <w:rsid w:val="007F6162"/>
    <w:rsid w:val="007F79CE"/>
    <w:rsid w:val="00801B34"/>
    <w:rsid w:val="0080246D"/>
    <w:rsid w:val="008028B1"/>
    <w:rsid w:val="00802B51"/>
    <w:rsid w:val="00802E26"/>
    <w:rsid w:val="00803FBD"/>
    <w:rsid w:val="0080491A"/>
    <w:rsid w:val="008049A2"/>
    <w:rsid w:val="008049F9"/>
    <w:rsid w:val="00804BD4"/>
    <w:rsid w:val="00805D7A"/>
    <w:rsid w:val="008063B2"/>
    <w:rsid w:val="00807297"/>
    <w:rsid w:val="00810008"/>
    <w:rsid w:val="00811AD7"/>
    <w:rsid w:val="00811B9F"/>
    <w:rsid w:val="008122B3"/>
    <w:rsid w:val="00812940"/>
    <w:rsid w:val="008143A2"/>
    <w:rsid w:val="00814C15"/>
    <w:rsid w:val="00815BB5"/>
    <w:rsid w:val="00816094"/>
    <w:rsid w:val="0081631F"/>
    <w:rsid w:val="00817965"/>
    <w:rsid w:val="00817C66"/>
    <w:rsid w:val="00822085"/>
    <w:rsid w:val="008227B4"/>
    <w:rsid w:val="0082548E"/>
    <w:rsid w:val="008259F2"/>
    <w:rsid w:val="0082693C"/>
    <w:rsid w:val="00827396"/>
    <w:rsid w:val="008319F9"/>
    <w:rsid w:val="00833DAA"/>
    <w:rsid w:val="0083452E"/>
    <w:rsid w:val="008345B9"/>
    <w:rsid w:val="00834827"/>
    <w:rsid w:val="00834A87"/>
    <w:rsid w:val="00835BC5"/>
    <w:rsid w:val="00836D33"/>
    <w:rsid w:val="00836E2C"/>
    <w:rsid w:val="00837513"/>
    <w:rsid w:val="00837B32"/>
    <w:rsid w:val="00837BD5"/>
    <w:rsid w:val="00837BF0"/>
    <w:rsid w:val="0084130B"/>
    <w:rsid w:val="00845040"/>
    <w:rsid w:val="00845B54"/>
    <w:rsid w:val="00850223"/>
    <w:rsid w:val="00850A5F"/>
    <w:rsid w:val="00850E43"/>
    <w:rsid w:val="00850E66"/>
    <w:rsid w:val="00851AE1"/>
    <w:rsid w:val="00851B18"/>
    <w:rsid w:val="008524E6"/>
    <w:rsid w:val="00852785"/>
    <w:rsid w:val="00852C9D"/>
    <w:rsid w:val="008530B3"/>
    <w:rsid w:val="00853FDD"/>
    <w:rsid w:val="0085435D"/>
    <w:rsid w:val="00854412"/>
    <w:rsid w:val="008548DC"/>
    <w:rsid w:val="008559CE"/>
    <w:rsid w:val="00856598"/>
    <w:rsid w:val="00856656"/>
    <w:rsid w:val="0086016B"/>
    <w:rsid w:val="008605EB"/>
    <w:rsid w:val="008605FE"/>
    <w:rsid w:val="00860DDC"/>
    <w:rsid w:val="00861B39"/>
    <w:rsid w:val="008624DB"/>
    <w:rsid w:val="0086301A"/>
    <w:rsid w:val="00863C77"/>
    <w:rsid w:val="00863CBC"/>
    <w:rsid w:val="008641D4"/>
    <w:rsid w:val="00865612"/>
    <w:rsid w:val="00866ED2"/>
    <w:rsid w:val="00867C05"/>
    <w:rsid w:val="00867D76"/>
    <w:rsid w:val="00870D52"/>
    <w:rsid w:val="00871572"/>
    <w:rsid w:val="0087158E"/>
    <w:rsid w:val="00871887"/>
    <w:rsid w:val="00872138"/>
    <w:rsid w:val="008730F8"/>
    <w:rsid w:val="00874EF7"/>
    <w:rsid w:val="00876508"/>
    <w:rsid w:val="0087688A"/>
    <w:rsid w:val="00876B42"/>
    <w:rsid w:val="00877075"/>
    <w:rsid w:val="008773DD"/>
    <w:rsid w:val="00880921"/>
    <w:rsid w:val="00880A52"/>
    <w:rsid w:val="0088160C"/>
    <w:rsid w:val="00881FF1"/>
    <w:rsid w:val="00884B6D"/>
    <w:rsid w:val="00885276"/>
    <w:rsid w:val="00885DAD"/>
    <w:rsid w:val="00886DC8"/>
    <w:rsid w:val="008874EA"/>
    <w:rsid w:val="00890B49"/>
    <w:rsid w:val="00890FDD"/>
    <w:rsid w:val="008933A1"/>
    <w:rsid w:val="00894378"/>
    <w:rsid w:val="0089621D"/>
    <w:rsid w:val="00896424"/>
    <w:rsid w:val="00896970"/>
    <w:rsid w:val="008A0E28"/>
    <w:rsid w:val="008A16A0"/>
    <w:rsid w:val="008A18AF"/>
    <w:rsid w:val="008A20F5"/>
    <w:rsid w:val="008A2D9C"/>
    <w:rsid w:val="008A3617"/>
    <w:rsid w:val="008A4004"/>
    <w:rsid w:val="008A62C8"/>
    <w:rsid w:val="008A67CF"/>
    <w:rsid w:val="008A793D"/>
    <w:rsid w:val="008A7E9F"/>
    <w:rsid w:val="008B054C"/>
    <w:rsid w:val="008B0E16"/>
    <w:rsid w:val="008B25EC"/>
    <w:rsid w:val="008B28BD"/>
    <w:rsid w:val="008B3FA4"/>
    <w:rsid w:val="008B4311"/>
    <w:rsid w:val="008B69C1"/>
    <w:rsid w:val="008B6D56"/>
    <w:rsid w:val="008B6F22"/>
    <w:rsid w:val="008B7B73"/>
    <w:rsid w:val="008B7BA8"/>
    <w:rsid w:val="008C2859"/>
    <w:rsid w:val="008C5130"/>
    <w:rsid w:val="008C5C58"/>
    <w:rsid w:val="008C6DBB"/>
    <w:rsid w:val="008C72F5"/>
    <w:rsid w:val="008D3898"/>
    <w:rsid w:val="008D38E0"/>
    <w:rsid w:val="008D3D83"/>
    <w:rsid w:val="008D40AF"/>
    <w:rsid w:val="008D4D74"/>
    <w:rsid w:val="008D55BA"/>
    <w:rsid w:val="008D623C"/>
    <w:rsid w:val="008D686F"/>
    <w:rsid w:val="008D6BBA"/>
    <w:rsid w:val="008D6E3C"/>
    <w:rsid w:val="008D7077"/>
    <w:rsid w:val="008D7A81"/>
    <w:rsid w:val="008E1043"/>
    <w:rsid w:val="008E1A87"/>
    <w:rsid w:val="008E1B56"/>
    <w:rsid w:val="008E2272"/>
    <w:rsid w:val="008E24E9"/>
    <w:rsid w:val="008E2800"/>
    <w:rsid w:val="008E2990"/>
    <w:rsid w:val="008E574D"/>
    <w:rsid w:val="008E67CF"/>
    <w:rsid w:val="008E6808"/>
    <w:rsid w:val="008E7680"/>
    <w:rsid w:val="008E7CCD"/>
    <w:rsid w:val="008F172B"/>
    <w:rsid w:val="008F1A97"/>
    <w:rsid w:val="008F21E6"/>
    <w:rsid w:val="008F2F1C"/>
    <w:rsid w:val="008F326A"/>
    <w:rsid w:val="008F4161"/>
    <w:rsid w:val="008F429D"/>
    <w:rsid w:val="008F46E7"/>
    <w:rsid w:val="008F5242"/>
    <w:rsid w:val="008F5A10"/>
    <w:rsid w:val="008F7726"/>
    <w:rsid w:val="008F7E45"/>
    <w:rsid w:val="00901432"/>
    <w:rsid w:val="00901932"/>
    <w:rsid w:val="00902526"/>
    <w:rsid w:val="009029D6"/>
    <w:rsid w:val="009048B1"/>
    <w:rsid w:val="00904A1F"/>
    <w:rsid w:val="0090663A"/>
    <w:rsid w:val="00912402"/>
    <w:rsid w:val="009125D1"/>
    <w:rsid w:val="0091319F"/>
    <w:rsid w:val="009133BB"/>
    <w:rsid w:val="0091395D"/>
    <w:rsid w:val="00913C35"/>
    <w:rsid w:val="009141D4"/>
    <w:rsid w:val="00915761"/>
    <w:rsid w:val="009178AB"/>
    <w:rsid w:val="00917D07"/>
    <w:rsid w:val="00920278"/>
    <w:rsid w:val="00920B76"/>
    <w:rsid w:val="00920FC4"/>
    <w:rsid w:val="009214C4"/>
    <w:rsid w:val="00922E11"/>
    <w:rsid w:val="00923A05"/>
    <w:rsid w:val="00923A09"/>
    <w:rsid w:val="009252C2"/>
    <w:rsid w:val="00925F96"/>
    <w:rsid w:val="00926813"/>
    <w:rsid w:val="0092779F"/>
    <w:rsid w:val="00927A63"/>
    <w:rsid w:val="00931DCE"/>
    <w:rsid w:val="00932CAD"/>
    <w:rsid w:val="009330F4"/>
    <w:rsid w:val="00933A39"/>
    <w:rsid w:val="00933A3B"/>
    <w:rsid w:val="00934C1F"/>
    <w:rsid w:val="0093588D"/>
    <w:rsid w:val="009401FF"/>
    <w:rsid w:val="009417CC"/>
    <w:rsid w:val="00941850"/>
    <w:rsid w:val="00942148"/>
    <w:rsid w:val="009443DD"/>
    <w:rsid w:val="00945FE3"/>
    <w:rsid w:val="0094611B"/>
    <w:rsid w:val="009463BF"/>
    <w:rsid w:val="009464B3"/>
    <w:rsid w:val="00946AB5"/>
    <w:rsid w:val="00947486"/>
    <w:rsid w:val="00950AD1"/>
    <w:rsid w:val="00950EE5"/>
    <w:rsid w:val="00951191"/>
    <w:rsid w:val="0095121E"/>
    <w:rsid w:val="0095164B"/>
    <w:rsid w:val="00951A20"/>
    <w:rsid w:val="00951FAA"/>
    <w:rsid w:val="00952D13"/>
    <w:rsid w:val="00953446"/>
    <w:rsid w:val="009546EC"/>
    <w:rsid w:val="00954E08"/>
    <w:rsid w:val="0095541A"/>
    <w:rsid w:val="0095557B"/>
    <w:rsid w:val="00955648"/>
    <w:rsid w:val="0095578E"/>
    <w:rsid w:val="0095654B"/>
    <w:rsid w:val="00957470"/>
    <w:rsid w:val="0095782B"/>
    <w:rsid w:val="00960146"/>
    <w:rsid w:val="00961BCA"/>
    <w:rsid w:val="009635D4"/>
    <w:rsid w:val="00964B87"/>
    <w:rsid w:val="00964C22"/>
    <w:rsid w:val="009657F9"/>
    <w:rsid w:val="00965C3D"/>
    <w:rsid w:val="00966B49"/>
    <w:rsid w:val="00967F6F"/>
    <w:rsid w:val="00970DEA"/>
    <w:rsid w:val="009714FD"/>
    <w:rsid w:val="00971A43"/>
    <w:rsid w:val="00972187"/>
    <w:rsid w:val="009733AF"/>
    <w:rsid w:val="00974351"/>
    <w:rsid w:val="00975AFA"/>
    <w:rsid w:val="00975C07"/>
    <w:rsid w:val="00976CEF"/>
    <w:rsid w:val="00977532"/>
    <w:rsid w:val="00977588"/>
    <w:rsid w:val="009803A7"/>
    <w:rsid w:val="009815CD"/>
    <w:rsid w:val="00982393"/>
    <w:rsid w:val="00982541"/>
    <w:rsid w:val="00983303"/>
    <w:rsid w:val="00983612"/>
    <w:rsid w:val="0098368B"/>
    <w:rsid w:val="00983C48"/>
    <w:rsid w:val="0098446C"/>
    <w:rsid w:val="009860F7"/>
    <w:rsid w:val="009870F1"/>
    <w:rsid w:val="00987DDC"/>
    <w:rsid w:val="0099006B"/>
    <w:rsid w:val="009912DC"/>
    <w:rsid w:val="00991302"/>
    <w:rsid w:val="00991638"/>
    <w:rsid w:val="00992D4C"/>
    <w:rsid w:val="00993562"/>
    <w:rsid w:val="00994955"/>
    <w:rsid w:val="0099498D"/>
    <w:rsid w:val="009958E4"/>
    <w:rsid w:val="00997C30"/>
    <w:rsid w:val="009A0AE6"/>
    <w:rsid w:val="009A1C80"/>
    <w:rsid w:val="009A4239"/>
    <w:rsid w:val="009A53BB"/>
    <w:rsid w:val="009A55AA"/>
    <w:rsid w:val="009A7729"/>
    <w:rsid w:val="009A7B55"/>
    <w:rsid w:val="009A7DA6"/>
    <w:rsid w:val="009A7FA7"/>
    <w:rsid w:val="009B2823"/>
    <w:rsid w:val="009B2DFA"/>
    <w:rsid w:val="009B2E99"/>
    <w:rsid w:val="009B31FE"/>
    <w:rsid w:val="009B33FC"/>
    <w:rsid w:val="009B3C0F"/>
    <w:rsid w:val="009B532A"/>
    <w:rsid w:val="009B5DA4"/>
    <w:rsid w:val="009B66D1"/>
    <w:rsid w:val="009B6A44"/>
    <w:rsid w:val="009B72A5"/>
    <w:rsid w:val="009B7E7D"/>
    <w:rsid w:val="009C1ED5"/>
    <w:rsid w:val="009C241E"/>
    <w:rsid w:val="009C3B80"/>
    <w:rsid w:val="009C5FA1"/>
    <w:rsid w:val="009C6C18"/>
    <w:rsid w:val="009C7214"/>
    <w:rsid w:val="009D0FFB"/>
    <w:rsid w:val="009D1D8E"/>
    <w:rsid w:val="009D22AA"/>
    <w:rsid w:val="009D292D"/>
    <w:rsid w:val="009D5A32"/>
    <w:rsid w:val="009D6B83"/>
    <w:rsid w:val="009E0A8F"/>
    <w:rsid w:val="009E0BE7"/>
    <w:rsid w:val="009E1D7D"/>
    <w:rsid w:val="009E1F00"/>
    <w:rsid w:val="009E4002"/>
    <w:rsid w:val="009E50B9"/>
    <w:rsid w:val="009E55D9"/>
    <w:rsid w:val="009E65C4"/>
    <w:rsid w:val="009E67DE"/>
    <w:rsid w:val="009E6D10"/>
    <w:rsid w:val="009E726E"/>
    <w:rsid w:val="009E7526"/>
    <w:rsid w:val="009E797D"/>
    <w:rsid w:val="009F0518"/>
    <w:rsid w:val="009F0A86"/>
    <w:rsid w:val="009F1376"/>
    <w:rsid w:val="009F231E"/>
    <w:rsid w:val="009F304B"/>
    <w:rsid w:val="009F31A6"/>
    <w:rsid w:val="009F3413"/>
    <w:rsid w:val="009F3A64"/>
    <w:rsid w:val="009F3BE6"/>
    <w:rsid w:val="009F3CD3"/>
    <w:rsid w:val="009F6FE7"/>
    <w:rsid w:val="009F714B"/>
    <w:rsid w:val="009F7813"/>
    <w:rsid w:val="00A0115C"/>
    <w:rsid w:val="00A01A35"/>
    <w:rsid w:val="00A027D8"/>
    <w:rsid w:val="00A03A2A"/>
    <w:rsid w:val="00A0436E"/>
    <w:rsid w:val="00A0461D"/>
    <w:rsid w:val="00A04893"/>
    <w:rsid w:val="00A04AC2"/>
    <w:rsid w:val="00A04E36"/>
    <w:rsid w:val="00A05200"/>
    <w:rsid w:val="00A05985"/>
    <w:rsid w:val="00A05E0E"/>
    <w:rsid w:val="00A07747"/>
    <w:rsid w:val="00A0793E"/>
    <w:rsid w:val="00A07B13"/>
    <w:rsid w:val="00A10FB9"/>
    <w:rsid w:val="00A12CA2"/>
    <w:rsid w:val="00A143F9"/>
    <w:rsid w:val="00A15B9F"/>
    <w:rsid w:val="00A17654"/>
    <w:rsid w:val="00A20A87"/>
    <w:rsid w:val="00A20F6C"/>
    <w:rsid w:val="00A211C5"/>
    <w:rsid w:val="00A21726"/>
    <w:rsid w:val="00A21B4F"/>
    <w:rsid w:val="00A23104"/>
    <w:rsid w:val="00A235CA"/>
    <w:rsid w:val="00A23989"/>
    <w:rsid w:val="00A23A78"/>
    <w:rsid w:val="00A240D1"/>
    <w:rsid w:val="00A243EB"/>
    <w:rsid w:val="00A24B91"/>
    <w:rsid w:val="00A25DDF"/>
    <w:rsid w:val="00A25E6B"/>
    <w:rsid w:val="00A26E4D"/>
    <w:rsid w:val="00A27461"/>
    <w:rsid w:val="00A3130D"/>
    <w:rsid w:val="00A3168C"/>
    <w:rsid w:val="00A32FD9"/>
    <w:rsid w:val="00A33D84"/>
    <w:rsid w:val="00A349F7"/>
    <w:rsid w:val="00A354C3"/>
    <w:rsid w:val="00A36244"/>
    <w:rsid w:val="00A36DF2"/>
    <w:rsid w:val="00A3701D"/>
    <w:rsid w:val="00A3730F"/>
    <w:rsid w:val="00A40E18"/>
    <w:rsid w:val="00A41727"/>
    <w:rsid w:val="00A4391F"/>
    <w:rsid w:val="00A4499B"/>
    <w:rsid w:val="00A44C72"/>
    <w:rsid w:val="00A45600"/>
    <w:rsid w:val="00A45EA3"/>
    <w:rsid w:val="00A46424"/>
    <w:rsid w:val="00A47087"/>
    <w:rsid w:val="00A501A1"/>
    <w:rsid w:val="00A50CA3"/>
    <w:rsid w:val="00A50E95"/>
    <w:rsid w:val="00A5132E"/>
    <w:rsid w:val="00A51351"/>
    <w:rsid w:val="00A51917"/>
    <w:rsid w:val="00A51C6C"/>
    <w:rsid w:val="00A520CD"/>
    <w:rsid w:val="00A525D6"/>
    <w:rsid w:val="00A5263B"/>
    <w:rsid w:val="00A53522"/>
    <w:rsid w:val="00A54262"/>
    <w:rsid w:val="00A56487"/>
    <w:rsid w:val="00A56E15"/>
    <w:rsid w:val="00A57530"/>
    <w:rsid w:val="00A579E9"/>
    <w:rsid w:val="00A60316"/>
    <w:rsid w:val="00A61786"/>
    <w:rsid w:val="00A62231"/>
    <w:rsid w:val="00A62314"/>
    <w:rsid w:val="00A628C2"/>
    <w:rsid w:val="00A62A7F"/>
    <w:rsid w:val="00A63398"/>
    <w:rsid w:val="00A634F0"/>
    <w:rsid w:val="00A63563"/>
    <w:rsid w:val="00A63A7B"/>
    <w:rsid w:val="00A63CDF"/>
    <w:rsid w:val="00A646A9"/>
    <w:rsid w:val="00A67A6D"/>
    <w:rsid w:val="00A708CA"/>
    <w:rsid w:val="00A72938"/>
    <w:rsid w:val="00A72A26"/>
    <w:rsid w:val="00A732D4"/>
    <w:rsid w:val="00A75188"/>
    <w:rsid w:val="00A75866"/>
    <w:rsid w:val="00A75FCA"/>
    <w:rsid w:val="00A7657F"/>
    <w:rsid w:val="00A77C04"/>
    <w:rsid w:val="00A81CB8"/>
    <w:rsid w:val="00A84378"/>
    <w:rsid w:val="00A84A28"/>
    <w:rsid w:val="00A84AFE"/>
    <w:rsid w:val="00A86335"/>
    <w:rsid w:val="00A90166"/>
    <w:rsid w:val="00A906CF"/>
    <w:rsid w:val="00A91012"/>
    <w:rsid w:val="00A916C9"/>
    <w:rsid w:val="00A91D98"/>
    <w:rsid w:val="00A92277"/>
    <w:rsid w:val="00A92368"/>
    <w:rsid w:val="00A9272E"/>
    <w:rsid w:val="00A94658"/>
    <w:rsid w:val="00A95486"/>
    <w:rsid w:val="00A95C1E"/>
    <w:rsid w:val="00A96833"/>
    <w:rsid w:val="00A96A89"/>
    <w:rsid w:val="00A9750E"/>
    <w:rsid w:val="00AA0153"/>
    <w:rsid w:val="00AA08CB"/>
    <w:rsid w:val="00AA2531"/>
    <w:rsid w:val="00AA2928"/>
    <w:rsid w:val="00AA3E13"/>
    <w:rsid w:val="00AA3F21"/>
    <w:rsid w:val="00AA4036"/>
    <w:rsid w:val="00AA4E58"/>
    <w:rsid w:val="00AA59BA"/>
    <w:rsid w:val="00AA61D7"/>
    <w:rsid w:val="00AA7CA1"/>
    <w:rsid w:val="00AB0164"/>
    <w:rsid w:val="00AB04AE"/>
    <w:rsid w:val="00AB1844"/>
    <w:rsid w:val="00AB19FD"/>
    <w:rsid w:val="00AB269F"/>
    <w:rsid w:val="00AB282D"/>
    <w:rsid w:val="00AB2C19"/>
    <w:rsid w:val="00AB2CD4"/>
    <w:rsid w:val="00AB3EEF"/>
    <w:rsid w:val="00AB3FA1"/>
    <w:rsid w:val="00AB584F"/>
    <w:rsid w:val="00AB5879"/>
    <w:rsid w:val="00AB66B9"/>
    <w:rsid w:val="00AB6ED3"/>
    <w:rsid w:val="00AB7932"/>
    <w:rsid w:val="00AC0645"/>
    <w:rsid w:val="00AC086F"/>
    <w:rsid w:val="00AC0ABD"/>
    <w:rsid w:val="00AC1DAC"/>
    <w:rsid w:val="00AC1E13"/>
    <w:rsid w:val="00AC1E4A"/>
    <w:rsid w:val="00AC38FB"/>
    <w:rsid w:val="00AC42C4"/>
    <w:rsid w:val="00AC4504"/>
    <w:rsid w:val="00AC4C44"/>
    <w:rsid w:val="00AC4E1D"/>
    <w:rsid w:val="00AC755D"/>
    <w:rsid w:val="00AD08B8"/>
    <w:rsid w:val="00AD0C40"/>
    <w:rsid w:val="00AD10BD"/>
    <w:rsid w:val="00AD1548"/>
    <w:rsid w:val="00AD200B"/>
    <w:rsid w:val="00AD2C66"/>
    <w:rsid w:val="00AD3080"/>
    <w:rsid w:val="00AD3560"/>
    <w:rsid w:val="00AD3C74"/>
    <w:rsid w:val="00AD4484"/>
    <w:rsid w:val="00AD44B2"/>
    <w:rsid w:val="00AD507E"/>
    <w:rsid w:val="00AD565C"/>
    <w:rsid w:val="00AD70EE"/>
    <w:rsid w:val="00AD74F1"/>
    <w:rsid w:val="00AE081A"/>
    <w:rsid w:val="00AE0EAD"/>
    <w:rsid w:val="00AE221C"/>
    <w:rsid w:val="00AE2F57"/>
    <w:rsid w:val="00AE31F0"/>
    <w:rsid w:val="00AE349F"/>
    <w:rsid w:val="00AE39B7"/>
    <w:rsid w:val="00AE3CB9"/>
    <w:rsid w:val="00AE476B"/>
    <w:rsid w:val="00AE49B1"/>
    <w:rsid w:val="00AE4C4F"/>
    <w:rsid w:val="00AE4D46"/>
    <w:rsid w:val="00AE55A1"/>
    <w:rsid w:val="00AE55E5"/>
    <w:rsid w:val="00AE7D93"/>
    <w:rsid w:val="00AF0560"/>
    <w:rsid w:val="00AF121F"/>
    <w:rsid w:val="00AF1B2C"/>
    <w:rsid w:val="00AF386B"/>
    <w:rsid w:val="00AF40C6"/>
    <w:rsid w:val="00AF61C6"/>
    <w:rsid w:val="00AF6CAA"/>
    <w:rsid w:val="00B012A4"/>
    <w:rsid w:val="00B01B41"/>
    <w:rsid w:val="00B029B4"/>
    <w:rsid w:val="00B03310"/>
    <w:rsid w:val="00B03B43"/>
    <w:rsid w:val="00B04BE3"/>
    <w:rsid w:val="00B05352"/>
    <w:rsid w:val="00B056CA"/>
    <w:rsid w:val="00B05B5C"/>
    <w:rsid w:val="00B102EF"/>
    <w:rsid w:val="00B10C5B"/>
    <w:rsid w:val="00B10CE3"/>
    <w:rsid w:val="00B10D16"/>
    <w:rsid w:val="00B1119D"/>
    <w:rsid w:val="00B134BC"/>
    <w:rsid w:val="00B1666D"/>
    <w:rsid w:val="00B1679C"/>
    <w:rsid w:val="00B1687F"/>
    <w:rsid w:val="00B16A2B"/>
    <w:rsid w:val="00B16E34"/>
    <w:rsid w:val="00B17CA6"/>
    <w:rsid w:val="00B17F82"/>
    <w:rsid w:val="00B20244"/>
    <w:rsid w:val="00B21E23"/>
    <w:rsid w:val="00B229C8"/>
    <w:rsid w:val="00B23305"/>
    <w:rsid w:val="00B248D6"/>
    <w:rsid w:val="00B24B5F"/>
    <w:rsid w:val="00B25CA3"/>
    <w:rsid w:val="00B25CD1"/>
    <w:rsid w:val="00B26F85"/>
    <w:rsid w:val="00B2730C"/>
    <w:rsid w:val="00B27E8C"/>
    <w:rsid w:val="00B304ED"/>
    <w:rsid w:val="00B306C1"/>
    <w:rsid w:val="00B31C31"/>
    <w:rsid w:val="00B32837"/>
    <w:rsid w:val="00B32FA4"/>
    <w:rsid w:val="00B33CB1"/>
    <w:rsid w:val="00B34350"/>
    <w:rsid w:val="00B34751"/>
    <w:rsid w:val="00B35DB1"/>
    <w:rsid w:val="00B377EE"/>
    <w:rsid w:val="00B37FEC"/>
    <w:rsid w:val="00B40551"/>
    <w:rsid w:val="00B41099"/>
    <w:rsid w:val="00B41F9B"/>
    <w:rsid w:val="00B42F00"/>
    <w:rsid w:val="00B4335E"/>
    <w:rsid w:val="00B4396B"/>
    <w:rsid w:val="00B439D0"/>
    <w:rsid w:val="00B43A43"/>
    <w:rsid w:val="00B444A5"/>
    <w:rsid w:val="00B4501B"/>
    <w:rsid w:val="00B451C1"/>
    <w:rsid w:val="00B45FA9"/>
    <w:rsid w:val="00B4703D"/>
    <w:rsid w:val="00B470CA"/>
    <w:rsid w:val="00B47799"/>
    <w:rsid w:val="00B47F33"/>
    <w:rsid w:val="00B50539"/>
    <w:rsid w:val="00B52E5F"/>
    <w:rsid w:val="00B52EC3"/>
    <w:rsid w:val="00B52F48"/>
    <w:rsid w:val="00B541D5"/>
    <w:rsid w:val="00B54B46"/>
    <w:rsid w:val="00B55296"/>
    <w:rsid w:val="00B559DA"/>
    <w:rsid w:val="00B611B8"/>
    <w:rsid w:val="00B6133F"/>
    <w:rsid w:val="00B61711"/>
    <w:rsid w:val="00B618F2"/>
    <w:rsid w:val="00B62DCF"/>
    <w:rsid w:val="00B639E7"/>
    <w:rsid w:val="00B63C86"/>
    <w:rsid w:val="00B6420C"/>
    <w:rsid w:val="00B64D35"/>
    <w:rsid w:val="00B64F70"/>
    <w:rsid w:val="00B65A2B"/>
    <w:rsid w:val="00B6700D"/>
    <w:rsid w:val="00B7081C"/>
    <w:rsid w:val="00B715C1"/>
    <w:rsid w:val="00B71B39"/>
    <w:rsid w:val="00B744B7"/>
    <w:rsid w:val="00B74FED"/>
    <w:rsid w:val="00B779C7"/>
    <w:rsid w:val="00B80E6F"/>
    <w:rsid w:val="00B811D6"/>
    <w:rsid w:val="00B8421C"/>
    <w:rsid w:val="00B84B33"/>
    <w:rsid w:val="00B8512D"/>
    <w:rsid w:val="00B851E7"/>
    <w:rsid w:val="00B854AB"/>
    <w:rsid w:val="00B85653"/>
    <w:rsid w:val="00B858AB"/>
    <w:rsid w:val="00B858FC"/>
    <w:rsid w:val="00B87DCC"/>
    <w:rsid w:val="00B9054B"/>
    <w:rsid w:val="00B907BE"/>
    <w:rsid w:val="00B91B18"/>
    <w:rsid w:val="00B924BE"/>
    <w:rsid w:val="00B93061"/>
    <w:rsid w:val="00B96BD7"/>
    <w:rsid w:val="00B97792"/>
    <w:rsid w:val="00BA18C9"/>
    <w:rsid w:val="00BA1FDF"/>
    <w:rsid w:val="00BA212A"/>
    <w:rsid w:val="00BA38DC"/>
    <w:rsid w:val="00BA3A39"/>
    <w:rsid w:val="00BA4B4B"/>
    <w:rsid w:val="00BA4C01"/>
    <w:rsid w:val="00BA4DCD"/>
    <w:rsid w:val="00BA6B7B"/>
    <w:rsid w:val="00BB0BBC"/>
    <w:rsid w:val="00BB1CB9"/>
    <w:rsid w:val="00BB287E"/>
    <w:rsid w:val="00BB2EE2"/>
    <w:rsid w:val="00BB5D98"/>
    <w:rsid w:val="00BB6304"/>
    <w:rsid w:val="00BB6F62"/>
    <w:rsid w:val="00BB732C"/>
    <w:rsid w:val="00BB74A0"/>
    <w:rsid w:val="00BC124C"/>
    <w:rsid w:val="00BC23FC"/>
    <w:rsid w:val="00BC2E86"/>
    <w:rsid w:val="00BC36D5"/>
    <w:rsid w:val="00BC58DE"/>
    <w:rsid w:val="00BC5E89"/>
    <w:rsid w:val="00BC666A"/>
    <w:rsid w:val="00BC6D26"/>
    <w:rsid w:val="00BD0BCE"/>
    <w:rsid w:val="00BD17F4"/>
    <w:rsid w:val="00BD1BE1"/>
    <w:rsid w:val="00BD330F"/>
    <w:rsid w:val="00BD373B"/>
    <w:rsid w:val="00BE0CC1"/>
    <w:rsid w:val="00BE15D8"/>
    <w:rsid w:val="00BE1CD9"/>
    <w:rsid w:val="00BE2CCF"/>
    <w:rsid w:val="00BE2E36"/>
    <w:rsid w:val="00BE307B"/>
    <w:rsid w:val="00BE3925"/>
    <w:rsid w:val="00BE3E67"/>
    <w:rsid w:val="00BE43B0"/>
    <w:rsid w:val="00BE4F89"/>
    <w:rsid w:val="00BE50D7"/>
    <w:rsid w:val="00BE5B37"/>
    <w:rsid w:val="00BE73B8"/>
    <w:rsid w:val="00BF096D"/>
    <w:rsid w:val="00BF1838"/>
    <w:rsid w:val="00BF2C68"/>
    <w:rsid w:val="00BF2E97"/>
    <w:rsid w:val="00BF344A"/>
    <w:rsid w:val="00BF3783"/>
    <w:rsid w:val="00BF398A"/>
    <w:rsid w:val="00BF4E69"/>
    <w:rsid w:val="00BF5508"/>
    <w:rsid w:val="00BF5833"/>
    <w:rsid w:val="00BF692A"/>
    <w:rsid w:val="00BF6C48"/>
    <w:rsid w:val="00BF70B7"/>
    <w:rsid w:val="00BF729E"/>
    <w:rsid w:val="00C00F9C"/>
    <w:rsid w:val="00C024ED"/>
    <w:rsid w:val="00C0258A"/>
    <w:rsid w:val="00C029CA"/>
    <w:rsid w:val="00C02F62"/>
    <w:rsid w:val="00C03006"/>
    <w:rsid w:val="00C03B46"/>
    <w:rsid w:val="00C03C1B"/>
    <w:rsid w:val="00C03E46"/>
    <w:rsid w:val="00C05548"/>
    <w:rsid w:val="00C05835"/>
    <w:rsid w:val="00C05BE6"/>
    <w:rsid w:val="00C06487"/>
    <w:rsid w:val="00C07297"/>
    <w:rsid w:val="00C0794E"/>
    <w:rsid w:val="00C10E25"/>
    <w:rsid w:val="00C10FCB"/>
    <w:rsid w:val="00C13D94"/>
    <w:rsid w:val="00C149A0"/>
    <w:rsid w:val="00C14B71"/>
    <w:rsid w:val="00C15ED4"/>
    <w:rsid w:val="00C17C90"/>
    <w:rsid w:val="00C20C4E"/>
    <w:rsid w:val="00C21061"/>
    <w:rsid w:val="00C225F9"/>
    <w:rsid w:val="00C231B2"/>
    <w:rsid w:val="00C25BB6"/>
    <w:rsid w:val="00C2675C"/>
    <w:rsid w:val="00C267B8"/>
    <w:rsid w:val="00C27559"/>
    <w:rsid w:val="00C30037"/>
    <w:rsid w:val="00C309F3"/>
    <w:rsid w:val="00C31811"/>
    <w:rsid w:val="00C327DA"/>
    <w:rsid w:val="00C3459A"/>
    <w:rsid w:val="00C3599D"/>
    <w:rsid w:val="00C36293"/>
    <w:rsid w:val="00C3674C"/>
    <w:rsid w:val="00C3687F"/>
    <w:rsid w:val="00C371B2"/>
    <w:rsid w:val="00C379A1"/>
    <w:rsid w:val="00C40ADE"/>
    <w:rsid w:val="00C417A4"/>
    <w:rsid w:val="00C41A51"/>
    <w:rsid w:val="00C41B74"/>
    <w:rsid w:val="00C41C0F"/>
    <w:rsid w:val="00C43EFA"/>
    <w:rsid w:val="00C4466A"/>
    <w:rsid w:val="00C447F6"/>
    <w:rsid w:val="00C44B20"/>
    <w:rsid w:val="00C44F7D"/>
    <w:rsid w:val="00C4644F"/>
    <w:rsid w:val="00C50EA5"/>
    <w:rsid w:val="00C519A0"/>
    <w:rsid w:val="00C51B31"/>
    <w:rsid w:val="00C51C01"/>
    <w:rsid w:val="00C52227"/>
    <w:rsid w:val="00C522BB"/>
    <w:rsid w:val="00C5298F"/>
    <w:rsid w:val="00C52A5B"/>
    <w:rsid w:val="00C52E7E"/>
    <w:rsid w:val="00C52F76"/>
    <w:rsid w:val="00C53C79"/>
    <w:rsid w:val="00C544EF"/>
    <w:rsid w:val="00C5536F"/>
    <w:rsid w:val="00C55A29"/>
    <w:rsid w:val="00C604BA"/>
    <w:rsid w:val="00C60AA9"/>
    <w:rsid w:val="00C61150"/>
    <w:rsid w:val="00C634DA"/>
    <w:rsid w:val="00C66E8D"/>
    <w:rsid w:val="00C67559"/>
    <w:rsid w:val="00C67661"/>
    <w:rsid w:val="00C677FC"/>
    <w:rsid w:val="00C711D2"/>
    <w:rsid w:val="00C721D7"/>
    <w:rsid w:val="00C72901"/>
    <w:rsid w:val="00C732C9"/>
    <w:rsid w:val="00C735E6"/>
    <w:rsid w:val="00C74459"/>
    <w:rsid w:val="00C74D6B"/>
    <w:rsid w:val="00C75007"/>
    <w:rsid w:val="00C7550E"/>
    <w:rsid w:val="00C755E8"/>
    <w:rsid w:val="00C75D25"/>
    <w:rsid w:val="00C77C2D"/>
    <w:rsid w:val="00C80AF6"/>
    <w:rsid w:val="00C81D1E"/>
    <w:rsid w:val="00C8214F"/>
    <w:rsid w:val="00C8383C"/>
    <w:rsid w:val="00C84804"/>
    <w:rsid w:val="00C85C05"/>
    <w:rsid w:val="00C90AF1"/>
    <w:rsid w:val="00C90F82"/>
    <w:rsid w:val="00C90FBD"/>
    <w:rsid w:val="00C91687"/>
    <w:rsid w:val="00C92A91"/>
    <w:rsid w:val="00C93A33"/>
    <w:rsid w:val="00C94A6E"/>
    <w:rsid w:val="00C95A79"/>
    <w:rsid w:val="00C966BA"/>
    <w:rsid w:val="00C97C7E"/>
    <w:rsid w:val="00C97F29"/>
    <w:rsid w:val="00C97F6F"/>
    <w:rsid w:val="00CA131C"/>
    <w:rsid w:val="00CA16E5"/>
    <w:rsid w:val="00CA2C66"/>
    <w:rsid w:val="00CA30D9"/>
    <w:rsid w:val="00CA3C92"/>
    <w:rsid w:val="00CA3CA0"/>
    <w:rsid w:val="00CA56B3"/>
    <w:rsid w:val="00CA6096"/>
    <w:rsid w:val="00CA6427"/>
    <w:rsid w:val="00CB0D0A"/>
    <w:rsid w:val="00CB0DDD"/>
    <w:rsid w:val="00CB1025"/>
    <w:rsid w:val="00CB1298"/>
    <w:rsid w:val="00CB196E"/>
    <w:rsid w:val="00CB28DF"/>
    <w:rsid w:val="00CB2E8A"/>
    <w:rsid w:val="00CB3324"/>
    <w:rsid w:val="00CB5D07"/>
    <w:rsid w:val="00CB77CD"/>
    <w:rsid w:val="00CC0815"/>
    <w:rsid w:val="00CC14C0"/>
    <w:rsid w:val="00CC1831"/>
    <w:rsid w:val="00CC1C91"/>
    <w:rsid w:val="00CC31F2"/>
    <w:rsid w:val="00CC3470"/>
    <w:rsid w:val="00CC3FA8"/>
    <w:rsid w:val="00CC450C"/>
    <w:rsid w:val="00CC5044"/>
    <w:rsid w:val="00CC62C8"/>
    <w:rsid w:val="00CD0542"/>
    <w:rsid w:val="00CD0876"/>
    <w:rsid w:val="00CD10A0"/>
    <w:rsid w:val="00CD12C0"/>
    <w:rsid w:val="00CD1869"/>
    <w:rsid w:val="00CD1E13"/>
    <w:rsid w:val="00CD5607"/>
    <w:rsid w:val="00CD65AE"/>
    <w:rsid w:val="00CD703B"/>
    <w:rsid w:val="00CD76D0"/>
    <w:rsid w:val="00CE199E"/>
    <w:rsid w:val="00CE1A8B"/>
    <w:rsid w:val="00CE1C21"/>
    <w:rsid w:val="00CE2195"/>
    <w:rsid w:val="00CE2FAA"/>
    <w:rsid w:val="00CE5CFE"/>
    <w:rsid w:val="00CE6043"/>
    <w:rsid w:val="00CE67B3"/>
    <w:rsid w:val="00CE6E6A"/>
    <w:rsid w:val="00CE6F66"/>
    <w:rsid w:val="00CE7554"/>
    <w:rsid w:val="00CE757D"/>
    <w:rsid w:val="00CE7767"/>
    <w:rsid w:val="00CE7D73"/>
    <w:rsid w:val="00CF02A3"/>
    <w:rsid w:val="00CF0A0C"/>
    <w:rsid w:val="00CF18A7"/>
    <w:rsid w:val="00CF24E0"/>
    <w:rsid w:val="00CF4290"/>
    <w:rsid w:val="00CF5CFF"/>
    <w:rsid w:val="00CF6437"/>
    <w:rsid w:val="00CF7194"/>
    <w:rsid w:val="00CF7C11"/>
    <w:rsid w:val="00D007ED"/>
    <w:rsid w:val="00D015E5"/>
    <w:rsid w:val="00D03D4F"/>
    <w:rsid w:val="00D05142"/>
    <w:rsid w:val="00D0580A"/>
    <w:rsid w:val="00D05E86"/>
    <w:rsid w:val="00D06F41"/>
    <w:rsid w:val="00D11325"/>
    <w:rsid w:val="00D11425"/>
    <w:rsid w:val="00D1143F"/>
    <w:rsid w:val="00D1273E"/>
    <w:rsid w:val="00D132B6"/>
    <w:rsid w:val="00D143EA"/>
    <w:rsid w:val="00D1462C"/>
    <w:rsid w:val="00D14DB1"/>
    <w:rsid w:val="00D168EB"/>
    <w:rsid w:val="00D20CE2"/>
    <w:rsid w:val="00D21194"/>
    <w:rsid w:val="00D2214A"/>
    <w:rsid w:val="00D23FE4"/>
    <w:rsid w:val="00D24DD0"/>
    <w:rsid w:val="00D24F39"/>
    <w:rsid w:val="00D25272"/>
    <w:rsid w:val="00D256AE"/>
    <w:rsid w:val="00D25D0E"/>
    <w:rsid w:val="00D26139"/>
    <w:rsid w:val="00D26434"/>
    <w:rsid w:val="00D26F5D"/>
    <w:rsid w:val="00D26FD6"/>
    <w:rsid w:val="00D270BB"/>
    <w:rsid w:val="00D30194"/>
    <w:rsid w:val="00D30C1A"/>
    <w:rsid w:val="00D3102F"/>
    <w:rsid w:val="00D315AC"/>
    <w:rsid w:val="00D31B40"/>
    <w:rsid w:val="00D33886"/>
    <w:rsid w:val="00D346F2"/>
    <w:rsid w:val="00D34A7C"/>
    <w:rsid w:val="00D351B3"/>
    <w:rsid w:val="00D36EA5"/>
    <w:rsid w:val="00D36F23"/>
    <w:rsid w:val="00D3755B"/>
    <w:rsid w:val="00D41A22"/>
    <w:rsid w:val="00D41DA1"/>
    <w:rsid w:val="00D423DA"/>
    <w:rsid w:val="00D42B4B"/>
    <w:rsid w:val="00D42F82"/>
    <w:rsid w:val="00D42F8F"/>
    <w:rsid w:val="00D434A4"/>
    <w:rsid w:val="00D4474E"/>
    <w:rsid w:val="00D45BA0"/>
    <w:rsid w:val="00D47FE5"/>
    <w:rsid w:val="00D500A6"/>
    <w:rsid w:val="00D503DE"/>
    <w:rsid w:val="00D50509"/>
    <w:rsid w:val="00D5108D"/>
    <w:rsid w:val="00D52640"/>
    <w:rsid w:val="00D53D0F"/>
    <w:rsid w:val="00D5599A"/>
    <w:rsid w:val="00D57F93"/>
    <w:rsid w:val="00D57FF9"/>
    <w:rsid w:val="00D60553"/>
    <w:rsid w:val="00D60620"/>
    <w:rsid w:val="00D60C6E"/>
    <w:rsid w:val="00D620A1"/>
    <w:rsid w:val="00D63394"/>
    <w:rsid w:val="00D63550"/>
    <w:rsid w:val="00D63871"/>
    <w:rsid w:val="00D63BB6"/>
    <w:rsid w:val="00D63E29"/>
    <w:rsid w:val="00D66C12"/>
    <w:rsid w:val="00D6710A"/>
    <w:rsid w:val="00D674CD"/>
    <w:rsid w:val="00D67A02"/>
    <w:rsid w:val="00D70911"/>
    <w:rsid w:val="00D70B7B"/>
    <w:rsid w:val="00D71BE2"/>
    <w:rsid w:val="00D722FA"/>
    <w:rsid w:val="00D73429"/>
    <w:rsid w:val="00D73484"/>
    <w:rsid w:val="00D73507"/>
    <w:rsid w:val="00D74DA6"/>
    <w:rsid w:val="00D75220"/>
    <w:rsid w:val="00D753D9"/>
    <w:rsid w:val="00D768D9"/>
    <w:rsid w:val="00D76BA4"/>
    <w:rsid w:val="00D7704C"/>
    <w:rsid w:val="00D775C9"/>
    <w:rsid w:val="00D803EB"/>
    <w:rsid w:val="00D84478"/>
    <w:rsid w:val="00D86F77"/>
    <w:rsid w:val="00D86F91"/>
    <w:rsid w:val="00D9013B"/>
    <w:rsid w:val="00D915F9"/>
    <w:rsid w:val="00D9247D"/>
    <w:rsid w:val="00D9270E"/>
    <w:rsid w:val="00D928F4"/>
    <w:rsid w:val="00D931F0"/>
    <w:rsid w:val="00D9376D"/>
    <w:rsid w:val="00D94CEC"/>
    <w:rsid w:val="00D95719"/>
    <w:rsid w:val="00D96418"/>
    <w:rsid w:val="00D97216"/>
    <w:rsid w:val="00D97357"/>
    <w:rsid w:val="00D973E6"/>
    <w:rsid w:val="00D976E8"/>
    <w:rsid w:val="00D977B7"/>
    <w:rsid w:val="00D97DBD"/>
    <w:rsid w:val="00DA136C"/>
    <w:rsid w:val="00DA2BE1"/>
    <w:rsid w:val="00DA361F"/>
    <w:rsid w:val="00DA3ED3"/>
    <w:rsid w:val="00DA40D6"/>
    <w:rsid w:val="00DA43D3"/>
    <w:rsid w:val="00DA5A1F"/>
    <w:rsid w:val="00DA5AF9"/>
    <w:rsid w:val="00DA7604"/>
    <w:rsid w:val="00DB03F6"/>
    <w:rsid w:val="00DB109A"/>
    <w:rsid w:val="00DB1869"/>
    <w:rsid w:val="00DB1BDB"/>
    <w:rsid w:val="00DB2D6D"/>
    <w:rsid w:val="00DB489E"/>
    <w:rsid w:val="00DB523D"/>
    <w:rsid w:val="00DB56D3"/>
    <w:rsid w:val="00DB57ED"/>
    <w:rsid w:val="00DB627A"/>
    <w:rsid w:val="00DB6E60"/>
    <w:rsid w:val="00DB7804"/>
    <w:rsid w:val="00DC1014"/>
    <w:rsid w:val="00DC152D"/>
    <w:rsid w:val="00DC1D6F"/>
    <w:rsid w:val="00DC28E6"/>
    <w:rsid w:val="00DC345D"/>
    <w:rsid w:val="00DC37B6"/>
    <w:rsid w:val="00DC3878"/>
    <w:rsid w:val="00DC4306"/>
    <w:rsid w:val="00DC538A"/>
    <w:rsid w:val="00DC5D64"/>
    <w:rsid w:val="00DC6922"/>
    <w:rsid w:val="00DC6D05"/>
    <w:rsid w:val="00DC75EC"/>
    <w:rsid w:val="00DC7D3A"/>
    <w:rsid w:val="00DC7E54"/>
    <w:rsid w:val="00DD034C"/>
    <w:rsid w:val="00DD0456"/>
    <w:rsid w:val="00DD1347"/>
    <w:rsid w:val="00DD2186"/>
    <w:rsid w:val="00DD231D"/>
    <w:rsid w:val="00DD2BC4"/>
    <w:rsid w:val="00DD441D"/>
    <w:rsid w:val="00DD4A31"/>
    <w:rsid w:val="00DD53BC"/>
    <w:rsid w:val="00DD6EE1"/>
    <w:rsid w:val="00DD723A"/>
    <w:rsid w:val="00DE0325"/>
    <w:rsid w:val="00DE0E43"/>
    <w:rsid w:val="00DE177B"/>
    <w:rsid w:val="00DE25B9"/>
    <w:rsid w:val="00DE272C"/>
    <w:rsid w:val="00DE2B42"/>
    <w:rsid w:val="00DE38A2"/>
    <w:rsid w:val="00DE4FD5"/>
    <w:rsid w:val="00DE5386"/>
    <w:rsid w:val="00DE53D0"/>
    <w:rsid w:val="00DE5DEC"/>
    <w:rsid w:val="00DE730F"/>
    <w:rsid w:val="00DE7EF6"/>
    <w:rsid w:val="00DF0A35"/>
    <w:rsid w:val="00DF0ABF"/>
    <w:rsid w:val="00DF1414"/>
    <w:rsid w:val="00DF1525"/>
    <w:rsid w:val="00DF3B65"/>
    <w:rsid w:val="00DF4092"/>
    <w:rsid w:val="00DF43A8"/>
    <w:rsid w:val="00DF4449"/>
    <w:rsid w:val="00DF5C5E"/>
    <w:rsid w:val="00DF5D29"/>
    <w:rsid w:val="00DF609D"/>
    <w:rsid w:val="00DF6565"/>
    <w:rsid w:val="00DF7F2B"/>
    <w:rsid w:val="00E00400"/>
    <w:rsid w:val="00E00DEF"/>
    <w:rsid w:val="00E02ED3"/>
    <w:rsid w:val="00E037C3"/>
    <w:rsid w:val="00E03904"/>
    <w:rsid w:val="00E0396C"/>
    <w:rsid w:val="00E04117"/>
    <w:rsid w:val="00E04D26"/>
    <w:rsid w:val="00E0633F"/>
    <w:rsid w:val="00E063B2"/>
    <w:rsid w:val="00E06B7F"/>
    <w:rsid w:val="00E06C14"/>
    <w:rsid w:val="00E11BC1"/>
    <w:rsid w:val="00E1205B"/>
    <w:rsid w:val="00E12458"/>
    <w:rsid w:val="00E12D0D"/>
    <w:rsid w:val="00E14684"/>
    <w:rsid w:val="00E14B5F"/>
    <w:rsid w:val="00E14BC6"/>
    <w:rsid w:val="00E14E05"/>
    <w:rsid w:val="00E15821"/>
    <w:rsid w:val="00E15C17"/>
    <w:rsid w:val="00E16D95"/>
    <w:rsid w:val="00E178AA"/>
    <w:rsid w:val="00E20237"/>
    <w:rsid w:val="00E20578"/>
    <w:rsid w:val="00E2140B"/>
    <w:rsid w:val="00E21549"/>
    <w:rsid w:val="00E219C0"/>
    <w:rsid w:val="00E22839"/>
    <w:rsid w:val="00E24FDE"/>
    <w:rsid w:val="00E267FA"/>
    <w:rsid w:val="00E310F5"/>
    <w:rsid w:val="00E31319"/>
    <w:rsid w:val="00E324B1"/>
    <w:rsid w:val="00E33486"/>
    <w:rsid w:val="00E33BC6"/>
    <w:rsid w:val="00E33C16"/>
    <w:rsid w:val="00E34542"/>
    <w:rsid w:val="00E34731"/>
    <w:rsid w:val="00E34C12"/>
    <w:rsid w:val="00E35BC9"/>
    <w:rsid w:val="00E404B2"/>
    <w:rsid w:val="00E404FF"/>
    <w:rsid w:val="00E424C3"/>
    <w:rsid w:val="00E42BFA"/>
    <w:rsid w:val="00E42DDB"/>
    <w:rsid w:val="00E43C9A"/>
    <w:rsid w:val="00E43E32"/>
    <w:rsid w:val="00E43EF7"/>
    <w:rsid w:val="00E457C7"/>
    <w:rsid w:val="00E46251"/>
    <w:rsid w:val="00E463E7"/>
    <w:rsid w:val="00E47A00"/>
    <w:rsid w:val="00E5136F"/>
    <w:rsid w:val="00E534D9"/>
    <w:rsid w:val="00E53CDF"/>
    <w:rsid w:val="00E540AD"/>
    <w:rsid w:val="00E545A7"/>
    <w:rsid w:val="00E55025"/>
    <w:rsid w:val="00E551A7"/>
    <w:rsid w:val="00E5606F"/>
    <w:rsid w:val="00E6026C"/>
    <w:rsid w:val="00E60583"/>
    <w:rsid w:val="00E60B93"/>
    <w:rsid w:val="00E6194E"/>
    <w:rsid w:val="00E62E1F"/>
    <w:rsid w:val="00E62F9E"/>
    <w:rsid w:val="00E633EB"/>
    <w:rsid w:val="00E64093"/>
    <w:rsid w:val="00E64ADA"/>
    <w:rsid w:val="00E64FA0"/>
    <w:rsid w:val="00E66624"/>
    <w:rsid w:val="00E675B0"/>
    <w:rsid w:val="00E706C3"/>
    <w:rsid w:val="00E70997"/>
    <w:rsid w:val="00E70B54"/>
    <w:rsid w:val="00E7198D"/>
    <w:rsid w:val="00E71EBD"/>
    <w:rsid w:val="00E7222C"/>
    <w:rsid w:val="00E73E39"/>
    <w:rsid w:val="00E76518"/>
    <w:rsid w:val="00E76A38"/>
    <w:rsid w:val="00E77420"/>
    <w:rsid w:val="00E80EA7"/>
    <w:rsid w:val="00E81689"/>
    <w:rsid w:val="00E82F0A"/>
    <w:rsid w:val="00E83850"/>
    <w:rsid w:val="00E83A43"/>
    <w:rsid w:val="00E847BD"/>
    <w:rsid w:val="00E84C5B"/>
    <w:rsid w:val="00E85CAE"/>
    <w:rsid w:val="00E87287"/>
    <w:rsid w:val="00E874F9"/>
    <w:rsid w:val="00E91302"/>
    <w:rsid w:val="00E920FE"/>
    <w:rsid w:val="00E92518"/>
    <w:rsid w:val="00E9293C"/>
    <w:rsid w:val="00E92A42"/>
    <w:rsid w:val="00E92EE5"/>
    <w:rsid w:val="00E93050"/>
    <w:rsid w:val="00E9398A"/>
    <w:rsid w:val="00E948E5"/>
    <w:rsid w:val="00E95EB5"/>
    <w:rsid w:val="00E963F8"/>
    <w:rsid w:val="00EA0030"/>
    <w:rsid w:val="00EA0078"/>
    <w:rsid w:val="00EA05F6"/>
    <w:rsid w:val="00EA1D5A"/>
    <w:rsid w:val="00EA248B"/>
    <w:rsid w:val="00EA2A0A"/>
    <w:rsid w:val="00EA2BF8"/>
    <w:rsid w:val="00EA2DB6"/>
    <w:rsid w:val="00EA3B32"/>
    <w:rsid w:val="00EA4005"/>
    <w:rsid w:val="00EA415A"/>
    <w:rsid w:val="00EA49AE"/>
    <w:rsid w:val="00EA52AC"/>
    <w:rsid w:val="00EA62BE"/>
    <w:rsid w:val="00EA78F9"/>
    <w:rsid w:val="00EB11F5"/>
    <w:rsid w:val="00EB3C09"/>
    <w:rsid w:val="00EB514C"/>
    <w:rsid w:val="00EB69FA"/>
    <w:rsid w:val="00EC0369"/>
    <w:rsid w:val="00EC0483"/>
    <w:rsid w:val="00EC1794"/>
    <w:rsid w:val="00EC1BA5"/>
    <w:rsid w:val="00EC2149"/>
    <w:rsid w:val="00EC22D8"/>
    <w:rsid w:val="00EC2594"/>
    <w:rsid w:val="00EC3571"/>
    <w:rsid w:val="00EC3DDE"/>
    <w:rsid w:val="00EC4DE8"/>
    <w:rsid w:val="00EC69F6"/>
    <w:rsid w:val="00EC7153"/>
    <w:rsid w:val="00EC7A2C"/>
    <w:rsid w:val="00ED04E0"/>
    <w:rsid w:val="00ED0780"/>
    <w:rsid w:val="00ED18EE"/>
    <w:rsid w:val="00ED192E"/>
    <w:rsid w:val="00ED2915"/>
    <w:rsid w:val="00ED2A76"/>
    <w:rsid w:val="00ED2CB5"/>
    <w:rsid w:val="00ED69D5"/>
    <w:rsid w:val="00ED6CB3"/>
    <w:rsid w:val="00EE0AAD"/>
    <w:rsid w:val="00EE0B54"/>
    <w:rsid w:val="00EE1061"/>
    <w:rsid w:val="00EE1774"/>
    <w:rsid w:val="00EE2EEE"/>
    <w:rsid w:val="00EE3822"/>
    <w:rsid w:val="00EE3A4D"/>
    <w:rsid w:val="00EE4B32"/>
    <w:rsid w:val="00EE50B9"/>
    <w:rsid w:val="00EE533C"/>
    <w:rsid w:val="00EE5445"/>
    <w:rsid w:val="00EE66C8"/>
    <w:rsid w:val="00EE6C02"/>
    <w:rsid w:val="00EE6ED0"/>
    <w:rsid w:val="00EE7618"/>
    <w:rsid w:val="00EE7B4A"/>
    <w:rsid w:val="00EF0F27"/>
    <w:rsid w:val="00EF0FAE"/>
    <w:rsid w:val="00EF1A1C"/>
    <w:rsid w:val="00EF32D5"/>
    <w:rsid w:val="00EF425D"/>
    <w:rsid w:val="00EF516F"/>
    <w:rsid w:val="00EF6293"/>
    <w:rsid w:val="00EF7507"/>
    <w:rsid w:val="00EF7EAF"/>
    <w:rsid w:val="00F00DDB"/>
    <w:rsid w:val="00F01CE6"/>
    <w:rsid w:val="00F023E5"/>
    <w:rsid w:val="00F027BE"/>
    <w:rsid w:val="00F05115"/>
    <w:rsid w:val="00F051A9"/>
    <w:rsid w:val="00F0575F"/>
    <w:rsid w:val="00F071A5"/>
    <w:rsid w:val="00F07D06"/>
    <w:rsid w:val="00F11CC1"/>
    <w:rsid w:val="00F13F4A"/>
    <w:rsid w:val="00F15AE8"/>
    <w:rsid w:val="00F16BD7"/>
    <w:rsid w:val="00F17AE4"/>
    <w:rsid w:val="00F17DF4"/>
    <w:rsid w:val="00F226C3"/>
    <w:rsid w:val="00F23A33"/>
    <w:rsid w:val="00F242FF"/>
    <w:rsid w:val="00F24773"/>
    <w:rsid w:val="00F24CAD"/>
    <w:rsid w:val="00F27F0D"/>
    <w:rsid w:val="00F30489"/>
    <w:rsid w:val="00F30506"/>
    <w:rsid w:val="00F30863"/>
    <w:rsid w:val="00F3129C"/>
    <w:rsid w:val="00F33C32"/>
    <w:rsid w:val="00F34034"/>
    <w:rsid w:val="00F34DF4"/>
    <w:rsid w:val="00F365F7"/>
    <w:rsid w:val="00F37784"/>
    <w:rsid w:val="00F403DD"/>
    <w:rsid w:val="00F40A63"/>
    <w:rsid w:val="00F418F0"/>
    <w:rsid w:val="00F419A5"/>
    <w:rsid w:val="00F41F5A"/>
    <w:rsid w:val="00F420B9"/>
    <w:rsid w:val="00F42631"/>
    <w:rsid w:val="00F42F12"/>
    <w:rsid w:val="00F434AC"/>
    <w:rsid w:val="00F437D4"/>
    <w:rsid w:val="00F44255"/>
    <w:rsid w:val="00F443B2"/>
    <w:rsid w:val="00F4446D"/>
    <w:rsid w:val="00F44CAF"/>
    <w:rsid w:val="00F45FD7"/>
    <w:rsid w:val="00F466CB"/>
    <w:rsid w:val="00F47008"/>
    <w:rsid w:val="00F51616"/>
    <w:rsid w:val="00F52E84"/>
    <w:rsid w:val="00F53D44"/>
    <w:rsid w:val="00F54EB7"/>
    <w:rsid w:val="00F5722F"/>
    <w:rsid w:val="00F57A7A"/>
    <w:rsid w:val="00F60731"/>
    <w:rsid w:val="00F60C1A"/>
    <w:rsid w:val="00F62571"/>
    <w:rsid w:val="00F62D43"/>
    <w:rsid w:val="00F63077"/>
    <w:rsid w:val="00F710E9"/>
    <w:rsid w:val="00F71AE8"/>
    <w:rsid w:val="00F726CB"/>
    <w:rsid w:val="00F72AD0"/>
    <w:rsid w:val="00F72F5D"/>
    <w:rsid w:val="00F73F08"/>
    <w:rsid w:val="00F75B75"/>
    <w:rsid w:val="00F76C52"/>
    <w:rsid w:val="00F76D40"/>
    <w:rsid w:val="00F76EB5"/>
    <w:rsid w:val="00F77911"/>
    <w:rsid w:val="00F81135"/>
    <w:rsid w:val="00F812DA"/>
    <w:rsid w:val="00F8262C"/>
    <w:rsid w:val="00F8335A"/>
    <w:rsid w:val="00F83DC9"/>
    <w:rsid w:val="00F85E2F"/>
    <w:rsid w:val="00F8657D"/>
    <w:rsid w:val="00F86989"/>
    <w:rsid w:val="00F87F1D"/>
    <w:rsid w:val="00F901C6"/>
    <w:rsid w:val="00F909AA"/>
    <w:rsid w:val="00F915F4"/>
    <w:rsid w:val="00F9424D"/>
    <w:rsid w:val="00F95192"/>
    <w:rsid w:val="00F95444"/>
    <w:rsid w:val="00F96062"/>
    <w:rsid w:val="00FA0243"/>
    <w:rsid w:val="00FA0D65"/>
    <w:rsid w:val="00FA3983"/>
    <w:rsid w:val="00FA3A34"/>
    <w:rsid w:val="00FA6567"/>
    <w:rsid w:val="00FA6796"/>
    <w:rsid w:val="00FA7249"/>
    <w:rsid w:val="00FA76DB"/>
    <w:rsid w:val="00FA7D59"/>
    <w:rsid w:val="00FB09F7"/>
    <w:rsid w:val="00FB16C6"/>
    <w:rsid w:val="00FB1EB8"/>
    <w:rsid w:val="00FB2B57"/>
    <w:rsid w:val="00FB2C6F"/>
    <w:rsid w:val="00FB459A"/>
    <w:rsid w:val="00FB4BF3"/>
    <w:rsid w:val="00FB7295"/>
    <w:rsid w:val="00FC092D"/>
    <w:rsid w:val="00FC0C3F"/>
    <w:rsid w:val="00FC32B6"/>
    <w:rsid w:val="00FC33A5"/>
    <w:rsid w:val="00FC381C"/>
    <w:rsid w:val="00FC3D4C"/>
    <w:rsid w:val="00FC40F0"/>
    <w:rsid w:val="00FC4E4E"/>
    <w:rsid w:val="00FC4FF9"/>
    <w:rsid w:val="00FC54C9"/>
    <w:rsid w:val="00FC56E8"/>
    <w:rsid w:val="00FC5D32"/>
    <w:rsid w:val="00FC78BE"/>
    <w:rsid w:val="00FD0066"/>
    <w:rsid w:val="00FD26A6"/>
    <w:rsid w:val="00FD3589"/>
    <w:rsid w:val="00FD4155"/>
    <w:rsid w:val="00FD4390"/>
    <w:rsid w:val="00FD598E"/>
    <w:rsid w:val="00FD600F"/>
    <w:rsid w:val="00FD606C"/>
    <w:rsid w:val="00FD6E2C"/>
    <w:rsid w:val="00FD76D4"/>
    <w:rsid w:val="00FE079E"/>
    <w:rsid w:val="00FE1419"/>
    <w:rsid w:val="00FE22FA"/>
    <w:rsid w:val="00FE24D7"/>
    <w:rsid w:val="00FE298A"/>
    <w:rsid w:val="00FE2ED9"/>
    <w:rsid w:val="00FE6560"/>
    <w:rsid w:val="00FE76E1"/>
    <w:rsid w:val="00FE78AA"/>
    <w:rsid w:val="00FF0A75"/>
    <w:rsid w:val="00FF118D"/>
    <w:rsid w:val="00FF1650"/>
    <w:rsid w:val="00FF1B2E"/>
    <w:rsid w:val="00FF230D"/>
    <w:rsid w:val="00FF24C8"/>
    <w:rsid w:val="00FF2BD6"/>
    <w:rsid w:val="00FF2C8A"/>
    <w:rsid w:val="00FF2FD8"/>
    <w:rsid w:val="00FF306C"/>
    <w:rsid w:val="00FF50CF"/>
    <w:rsid w:val="00FF6D5C"/>
    <w:rsid w:val="00FF7ECB"/>
    <w:rsid w:val="010DD18A"/>
    <w:rsid w:val="013052EF"/>
    <w:rsid w:val="019A2D85"/>
    <w:rsid w:val="01A09448"/>
    <w:rsid w:val="01D6A071"/>
    <w:rsid w:val="01E61757"/>
    <w:rsid w:val="01E776A1"/>
    <w:rsid w:val="01EC6206"/>
    <w:rsid w:val="0238CAAE"/>
    <w:rsid w:val="0275F70B"/>
    <w:rsid w:val="0279F31A"/>
    <w:rsid w:val="02B176C7"/>
    <w:rsid w:val="02D8770D"/>
    <w:rsid w:val="02EB2E2D"/>
    <w:rsid w:val="033C89AB"/>
    <w:rsid w:val="034E0138"/>
    <w:rsid w:val="0352EE77"/>
    <w:rsid w:val="0362CDD3"/>
    <w:rsid w:val="03DAEDB9"/>
    <w:rsid w:val="03F8A972"/>
    <w:rsid w:val="042C5B1F"/>
    <w:rsid w:val="048B7588"/>
    <w:rsid w:val="04EFA4FF"/>
    <w:rsid w:val="05159741"/>
    <w:rsid w:val="0517CF8A"/>
    <w:rsid w:val="05435E6A"/>
    <w:rsid w:val="0573F9EB"/>
    <w:rsid w:val="06190370"/>
    <w:rsid w:val="0699D1D2"/>
    <w:rsid w:val="06F6845C"/>
    <w:rsid w:val="076FCE1D"/>
    <w:rsid w:val="07A9BDBD"/>
    <w:rsid w:val="07CB6981"/>
    <w:rsid w:val="07E9EEB3"/>
    <w:rsid w:val="083BCA5B"/>
    <w:rsid w:val="08857C0F"/>
    <w:rsid w:val="089152D2"/>
    <w:rsid w:val="08BD97CC"/>
    <w:rsid w:val="09074E57"/>
    <w:rsid w:val="09474FBA"/>
    <w:rsid w:val="0982FA88"/>
    <w:rsid w:val="09ACFA1F"/>
    <w:rsid w:val="09F773EB"/>
    <w:rsid w:val="0ABEC554"/>
    <w:rsid w:val="0ACE0DE5"/>
    <w:rsid w:val="0AF169CA"/>
    <w:rsid w:val="0B5E0166"/>
    <w:rsid w:val="0BE88EB2"/>
    <w:rsid w:val="0CBA0673"/>
    <w:rsid w:val="0D32EB50"/>
    <w:rsid w:val="0DC27828"/>
    <w:rsid w:val="0DD5FFF4"/>
    <w:rsid w:val="0DDEE88F"/>
    <w:rsid w:val="0DE07D30"/>
    <w:rsid w:val="0E157271"/>
    <w:rsid w:val="0E9389CD"/>
    <w:rsid w:val="0F301C17"/>
    <w:rsid w:val="0F645424"/>
    <w:rsid w:val="0F6B062F"/>
    <w:rsid w:val="0F6B6A98"/>
    <w:rsid w:val="0FB6956E"/>
    <w:rsid w:val="1085A1D2"/>
    <w:rsid w:val="10C1B9B4"/>
    <w:rsid w:val="10DD17FB"/>
    <w:rsid w:val="11529B2B"/>
    <w:rsid w:val="11815B8F"/>
    <w:rsid w:val="11852C68"/>
    <w:rsid w:val="1188B19D"/>
    <w:rsid w:val="11E3DB91"/>
    <w:rsid w:val="121BD57E"/>
    <w:rsid w:val="12BCAFBF"/>
    <w:rsid w:val="12E7ABE7"/>
    <w:rsid w:val="12E8F3E3"/>
    <w:rsid w:val="12F648C3"/>
    <w:rsid w:val="13D0F0BE"/>
    <w:rsid w:val="13E9DF5F"/>
    <w:rsid w:val="13EF15F5"/>
    <w:rsid w:val="140EF4A0"/>
    <w:rsid w:val="144064CD"/>
    <w:rsid w:val="14E4F94D"/>
    <w:rsid w:val="16CE638F"/>
    <w:rsid w:val="17076290"/>
    <w:rsid w:val="173A434F"/>
    <w:rsid w:val="17472DE4"/>
    <w:rsid w:val="17767C7D"/>
    <w:rsid w:val="17A72E36"/>
    <w:rsid w:val="17C1A753"/>
    <w:rsid w:val="182F3B0E"/>
    <w:rsid w:val="1830D9D9"/>
    <w:rsid w:val="18326CD6"/>
    <w:rsid w:val="185BF0FA"/>
    <w:rsid w:val="18792930"/>
    <w:rsid w:val="1892C168"/>
    <w:rsid w:val="19124CDE"/>
    <w:rsid w:val="19206BCD"/>
    <w:rsid w:val="19550293"/>
    <w:rsid w:val="1958EF61"/>
    <w:rsid w:val="19721722"/>
    <w:rsid w:val="1985F7B3"/>
    <w:rsid w:val="19935DE0"/>
    <w:rsid w:val="1999DCDC"/>
    <w:rsid w:val="19A5D08D"/>
    <w:rsid w:val="19D04FFB"/>
    <w:rsid w:val="1A04568B"/>
    <w:rsid w:val="1A094E60"/>
    <w:rsid w:val="1A130153"/>
    <w:rsid w:val="1A16F2CA"/>
    <w:rsid w:val="1A4752DE"/>
    <w:rsid w:val="1A4CE42A"/>
    <w:rsid w:val="1A5BFB41"/>
    <w:rsid w:val="1A6E6B7D"/>
    <w:rsid w:val="1A745301"/>
    <w:rsid w:val="1A9E4177"/>
    <w:rsid w:val="1AC5FBD8"/>
    <w:rsid w:val="1AD36CD5"/>
    <w:rsid w:val="1B2BA26C"/>
    <w:rsid w:val="1B91AE43"/>
    <w:rsid w:val="1BA0D542"/>
    <w:rsid w:val="1BD375F7"/>
    <w:rsid w:val="1C09325A"/>
    <w:rsid w:val="1C10239E"/>
    <w:rsid w:val="1C8F2E31"/>
    <w:rsid w:val="1CCE8DFD"/>
    <w:rsid w:val="1CDC2823"/>
    <w:rsid w:val="1D0B3B68"/>
    <w:rsid w:val="1D26CFEB"/>
    <w:rsid w:val="1D8C2317"/>
    <w:rsid w:val="1DAE1E36"/>
    <w:rsid w:val="1DD988BD"/>
    <w:rsid w:val="1E1FBDDE"/>
    <w:rsid w:val="1E5ED027"/>
    <w:rsid w:val="1E77F884"/>
    <w:rsid w:val="1EA50857"/>
    <w:rsid w:val="1ECCE60E"/>
    <w:rsid w:val="1ED980F4"/>
    <w:rsid w:val="1EEE88F9"/>
    <w:rsid w:val="1EEFC0C2"/>
    <w:rsid w:val="1EF82984"/>
    <w:rsid w:val="1EF82D77"/>
    <w:rsid w:val="1F1DED34"/>
    <w:rsid w:val="1F30F9A7"/>
    <w:rsid w:val="1FFCB64B"/>
    <w:rsid w:val="2013C8E5"/>
    <w:rsid w:val="204E6F71"/>
    <w:rsid w:val="2058C2B5"/>
    <w:rsid w:val="207A0BD3"/>
    <w:rsid w:val="20D20448"/>
    <w:rsid w:val="21198386"/>
    <w:rsid w:val="21291D92"/>
    <w:rsid w:val="21555625"/>
    <w:rsid w:val="21AA77B8"/>
    <w:rsid w:val="21AF9946"/>
    <w:rsid w:val="21B3A6AB"/>
    <w:rsid w:val="21C0598E"/>
    <w:rsid w:val="226E1953"/>
    <w:rsid w:val="2291FFE7"/>
    <w:rsid w:val="22A608D8"/>
    <w:rsid w:val="22B19CA8"/>
    <w:rsid w:val="22D43345"/>
    <w:rsid w:val="23F192A4"/>
    <w:rsid w:val="244641FF"/>
    <w:rsid w:val="24865442"/>
    <w:rsid w:val="24C85295"/>
    <w:rsid w:val="24CE11AB"/>
    <w:rsid w:val="25313A7B"/>
    <w:rsid w:val="25400024"/>
    <w:rsid w:val="25604BBE"/>
    <w:rsid w:val="25FDB92E"/>
    <w:rsid w:val="2615BAAC"/>
    <w:rsid w:val="261D758A"/>
    <w:rsid w:val="2669E20C"/>
    <w:rsid w:val="269EA6FF"/>
    <w:rsid w:val="26C839C0"/>
    <w:rsid w:val="26F2807A"/>
    <w:rsid w:val="27C62204"/>
    <w:rsid w:val="281F2989"/>
    <w:rsid w:val="283D3F7C"/>
    <w:rsid w:val="2841A70E"/>
    <w:rsid w:val="28D2CADA"/>
    <w:rsid w:val="28E81A09"/>
    <w:rsid w:val="28F6BBF5"/>
    <w:rsid w:val="28FA39B1"/>
    <w:rsid w:val="29305E2E"/>
    <w:rsid w:val="296E170C"/>
    <w:rsid w:val="2971A245"/>
    <w:rsid w:val="298A8083"/>
    <w:rsid w:val="29946A24"/>
    <w:rsid w:val="29AED012"/>
    <w:rsid w:val="2A02CDD5"/>
    <w:rsid w:val="2A07218F"/>
    <w:rsid w:val="2A38CC5D"/>
    <w:rsid w:val="2A69C5EE"/>
    <w:rsid w:val="2A6D838A"/>
    <w:rsid w:val="2AAACFCC"/>
    <w:rsid w:val="2ABA0367"/>
    <w:rsid w:val="2AE5D855"/>
    <w:rsid w:val="2B0EE444"/>
    <w:rsid w:val="2B2A326B"/>
    <w:rsid w:val="2B325125"/>
    <w:rsid w:val="2B994174"/>
    <w:rsid w:val="2BC7EAD6"/>
    <w:rsid w:val="2BC827E0"/>
    <w:rsid w:val="2BDDA0D8"/>
    <w:rsid w:val="2C0D1ECF"/>
    <w:rsid w:val="2C1E8BDB"/>
    <w:rsid w:val="2D62A6CF"/>
    <w:rsid w:val="2D65D7E7"/>
    <w:rsid w:val="2D876963"/>
    <w:rsid w:val="2DF43F13"/>
    <w:rsid w:val="2E04B000"/>
    <w:rsid w:val="2E30F424"/>
    <w:rsid w:val="2E994CF0"/>
    <w:rsid w:val="2EB47823"/>
    <w:rsid w:val="2EEF89EA"/>
    <w:rsid w:val="2EFD2830"/>
    <w:rsid w:val="2F07E63A"/>
    <w:rsid w:val="2F314ED0"/>
    <w:rsid w:val="2F4DA89A"/>
    <w:rsid w:val="2F855424"/>
    <w:rsid w:val="2FB47DBF"/>
    <w:rsid w:val="30133927"/>
    <w:rsid w:val="307C81FD"/>
    <w:rsid w:val="30A0B55D"/>
    <w:rsid w:val="30D2BDF5"/>
    <w:rsid w:val="30EA751A"/>
    <w:rsid w:val="313B7013"/>
    <w:rsid w:val="31D242AA"/>
    <w:rsid w:val="31D34B92"/>
    <w:rsid w:val="320D4A8F"/>
    <w:rsid w:val="321ECE46"/>
    <w:rsid w:val="325ECF92"/>
    <w:rsid w:val="335958C9"/>
    <w:rsid w:val="335DBE28"/>
    <w:rsid w:val="33B32C96"/>
    <w:rsid w:val="33D62E81"/>
    <w:rsid w:val="33E8C966"/>
    <w:rsid w:val="33F152AF"/>
    <w:rsid w:val="3410DBA1"/>
    <w:rsid w:val="3411E8D3"/>
    <w:rsid w:val="344FE9A9"/>
    <w:rsid w:val="34708CED"/>
    <w:rsid w:val="347F6ADF"/>
    <w:rsid w:val="349506C5"/>
    <w:rsid w:val="34D37196"/>
    <w:rsid w:val="34F5D5EE"/>
    <w:rsid w:val="34F9E353"/>
    <w:rsid w:val="34FFF228"/>
    <w:rsid w:val="35044923"/>
    <w:rsid w:val="35762D63"/>
    <w:rsid w:val="357F7B13"/>
    <w:rsid w:val="35B07F44"/>
    <w:rsid w:val="35B80C78"/>
    <w:rsid w:val="35EED536"/>
    <w:rsid w:val="35FA2658"/>
    <w:rsid w:val="3604D7E1"/>
    <w:rsid w:val="369DD310"/>
    <w:rsid w:val="36D81AED"/>
    <w:rsid w:val="36E6A968"/>
    <w:rsid w:val="36E922F3"/>
    <w:rsid w:val="37061384"/>
    <w:rsid w:val="37502729"/>
    <w:rsid w:val="37B76DB3"/>
    <w:rsid w:val="37C563A5"/>
    <w:rsid w:val="38057E88"/>
    <w:rsid w:val="3857143B"/>
    <w:rsid w:val="38735552"/>
    <w:rsid w:val="38A01D52"/>
    <w:rsid w:val="38A963B4"/>
    <w:rsid w:val="38E55DA0"/>
    <w:rsid w:val="38EEFA30"/>
    <w:rsid w:val="393D12FE"/>
    <w:rsid w:val="39B894BA"/>
    <w:rsid w:val="39EBA6D7"/>
    <w:rsid w:val="3A3276B7"/>
    <w:rsid w:val="3A4524DA"/>
    <w:rsid w:val="3A8ACBF4"/>
    <w:rsid w:val="3A8ECF83"/>
    <w:rsid w:val="3A96E706"/>
    <w:rsid w:val="3AA73F64"/>
    <w:rsid w:val="3AAAFED9"/>
    <w:rsid w:val="3AF61153"/>
    <w:rsid w:val="3B13BD5A"/>
    <w:rsid w:val="3B6C896E"/>
    <w:rsid w:val="3BB1E1E5"/>
    <w:rsid w:val="3BC4CEF5"/>
    <w:rsid w:val="3BDE3BA6"/>
    <w:rsid w:val="3C097A8C"/>
    <w:rsid w:val="3C5D0BFC"/>
    <w:rsid w:val="3C9F0F69"/>
    <w:rsid w:val="3CEB7F6B"/>
    <w:rsid w:val="3DA1EEED"/>
    <w:rsid w:val="3DB16457"/>
    <w:rsid w:val="3DFBF23E"/>
    <w:rsid w:val="3E11861A"/>
    <w:rsid w:val="3E3235BF"/>
    <w:rsid w:val="3E3CE4D1"/>
    <w:rsid w:val="3E7DE337"/>
    <w:rsid w:val="3E83DEC9"/>
    <w:rsid w:val="3EB39A87"/>
    <w:rsid w:val="3EC7803C"/>
    <w:rsid w:val="3ECD4B45"/>
    <w:rsid w:val="3EF1407B"/>
    <w:rsid w:val="3F2048E5"/>
    <w:rsid w:val="3F49D021"/>
    <w:rsid w:val="3F6B5D1A"/>
    <w:rsid w:val="3FEBDC69"/>
    <w:rsid w:val="3FF1B4F2"/>
    <w:rsid w:val="401866F3"/>
    <w:rsid w:val="402C9035"/>
    <w:rsid w:val="405E1B1C"/>
    <w:rsid w:val="40BD4569"/>
    <w:rsid w:val="4126A5FA"/>
    <w:rsid w:val="414AECA8"/>
    <w:rsid w:val="41656D5E"/>
    <w:rsid w:val="416CB197"/>
    <w:rsid w:val="41758CE6"/>
    <w:rsid w:val="41806F28"/>
    <w:rsid w:val="419EFDB2"/>
    <w:rsid w:val="41A7E08A"/>
    <w:rsid w:val="41B0F87F"/>
    <w:rsid w:val="41BD45C0"/>
    <w:rsid w:val="41CB8CD6"/>
    <w:rsid w:val="41F847C6"/>
    <w:rsid w:val="42350135"/>
    <w:rsid w:val="4253B3B0"/>
    <w:rsid w:val="427A68E1"/>
    <w:rsid w:val="4299B175"/>
    <w:rsid w:val="42ADA41C"/>
    <w:rsid w:val="43C7FED4"/>
    <w:rsid w:val="4428F603"/>
    <w:rsid w:val="4498F3DC"/>
    <w:rsid w:val="44D956A8"/>
    <w:rsid w:val="45126F95"/>
    <w:rsid w:val="45169C7B"/>
    <w:rsid w:val="452BF456"/>
    <w:rsid w:val="453CD2AF"/>
    <w:rsid w:val="45664073"/>
    <w:rsid w:val="45896C11"/>
    <w:rsid w:val="45BDF18A"/>
    <w:rsid w:val="45C76258"/>
    <w:rsid w:val="45F609B8"/>
    <w:rsid w:val="461A2FE6"/>
    <w:rsid w:val="46C1CE6E"/>
    <w:rsid w:val="4709187E"/>
    <w:rsid w:val="47C5F4E0"/>
    <w:rsid w:val="47CECE36"/>
    <w:rsid w:val="47E1C210"/>
    <w:rsid w:val="481ED667"/>
    <w:rsid w:val="48551101"/>
    <w:rsid w:val="4867B580"/>
    <w:rsid w:val="48EEFD87"/>
    <w:rsid w:val="4963AE2B"/>
    <w:rsid w:val="4A15A0C1"/>
    <w:rsid w:val="4A1DAEB1"/>
    <w:rsid w:val="4A1F3A8A"/>
    <w:rsid w:val="4A4B229F"/>
    <w:rsid w:val="4A81D2BB"/>
    <w:rsid w:val="4AC30D0F"/>
    <w:rsid w:val="4ACA2C70"/>
    <w:rsid w:val="4B2024FC"/>
    <w:rsid w:val="4B29A619"/>
    <w:rsid w:val="4B94AC24"/>
    <w:rsid w:val="4BB66143"/>
    <w:rsid w:val="4BB9E85C"/>
    <w:rsid w:val="4C079662"/>
    <w:rsid w:val="4C11358D"/>
    <w:rsid w:val="4C48768A"/>
    <w:rsid w:val="4CB196E4"/>
    <w:rsid w:val="4CC118ED"/>
    <w:rsid w:val="4CDE76CB"/>
    <w:rsid w:val="4CDF16EC"/>
    <w:rsid w:val="4D35ABB3"/>
    <w:rsid w:val="4D397697"/>
    <w:rsid w:val="4DCF5C63"/>
    <w:rsid w:val="4DE7F340"/>
    <w:rsid w:val="4E08C75A"/>
    <w:rsid w:val="4E16A832"/>
    <w:rsid w:val="4E29D34D"/>
    <w:rsid w:val="4E2D6290"/>
    <w:rsid w:val="4E9AFF7A"/>
    <w:rsid w:val="4EABC2BC"/>
    <w:rsid w:val="4EDD0111"/>
    <w:rsid w:val="4F0D8B63"/>
    <w:rsid w:val="4F216088"/>
    <w:rsid w:val="4F4A6254"/>
    <w:rsid w:val="4FADDE1C"/>
    <w:rsid w:val="4FBDEAFE"/>
    <w:rsid w:val="4FC83569"/>
    <w:rsid w:val="503D28CF"/>
    <w:rsid w:val="50D2C1DE"/>
    <w:rsid w:val="50E6B52C"/>
    <w:rsid w:val="521F0710"/>
    <w:rsid w:val="5227A36B"/>
    <w:rsid w:val="5234481C"/>
    <w:rsid w:val="52A1B5D5"/>
    <w:rsid w:val="52A93EC3"/>
    <w:rsid w:val="52D48CC0"/>
    <w:rsid w:val="52E19E52"/>
    <w:rsid w:val="52E54C66"/>
    <w:rsid w:val="530F51AB"/>
    <w:rsid w:val="534A764D"/>
    <w:rsid w:val="534C4F6D"/>
    <w:rsid w:val="53CC2A47"/>
    <w:rsid w:val="54318B16"/>
    <w:rsid w:val="544F1AF0"/>
    <w:rsid w:val="54B0121F"/>
    <w:rsid w:val="54B4D886"/>
    <w:rsid w:val="557DC906"/>
    <w:rsid w:val="55BC3430"/>
    <w:rsid w:val="55C49096"/>
    <w:rsid w:val="55E0480D"/>
    <w:rsid w:val="55F9706A"/>
    <w:rsid w:val="560FA7E4"/>
    <w:rsid w:val="564ADAA2"/>
    <w:rsid w:val="569352CE"/>
    <w:rsid w:val="56DF91D2"/>
    <w:rsid w:val="56DFD1B4"/>
    <w:rsid w:val="57312D32"/>
    <w:rsid w:val="57D97D4E"/>
    <w:rsid w:val="585EF163"/>
    <w:rsid w:val="5869E76D"/>
    <w:rsid w:val="5871BEF2"/>
    <w:rsid w:val="587F4D48"/>
    <w:rsid w:val="58B0C27C"/>
    <w:rsid w:val="58E509D0"/>
    <w:rsid w:val="592E1ACA"/>
    <w:rsid w:val="5938A1F0"/>
    <w:rsid w:val="59451922"/>
    <w:rsid w:val="599BA3C1"/>
    <w:rsid w:val="59B133CE"/>
    <w:rsid w:val="59D4D20C"/>
    <w:rsid w:val="59E70D50"/>
    <w:rsid w:val="5A03C336"/>
    <w:rsid w:val="5A7130A9"/>
    <w:rsid w:val="5AA3D068"/>
    <w:rsid w:val="5AADE4CB"/>
    <w:rsid w:val="5AEC62DE"/>
    <w:rsid w:val="5B377422"/>
    <w:rsid w:val="5B3A807C"/>
    <w:rsid w:val="5B486154"/>
    <w:rsid w:val="5BB89FAC"/>
    <w:rsid w:val="5BBCFD22"/>
    <w:rsid w:val="5BD8B875"/>
    <w:rsid w:val="5C6996BF"/>
    <w:rsid w:val="5C69B8A5"/>
    <w:rsid w:val="5C7E4D7B"/>
    <w:rsid w:val="5C83B188"/>
    <w:rsid w:val="5CACEE71"/>
    <w:rsid w:val="5CDDD825"/>
    <w:rsid w:val="5CEEE266"/>
    <w:rsid w:val="5D3667CB"/>
    <w:rsid w:val="5D64943D"/>
    <w:rsid w:val="5DD5E1BD"/>
    <w:rsid w:val="5E07E782"/>
    <w:rsid w:val="5E3444E3"/>
    <w:rsid w:val="5EAEF853"/>
    <w:rsid w:val="5ED2495D"/>
    <w:rsid w:val="5F05C1CC"/>
    <w:rsid w:val="5F4CCF88"/>
    <w:rsid w:val="600EBB4C"/>
    <w:rsid w:val="604BA611"/>
    <w:rsid w:val="607B3B2C"/>
    <w:rsid w:val="609F9870"/>
    <w:rsid w:val="60A4A5E5"/>
    <w:rsid w:val="61738E01"/>
    <w:rsid w:val="6186C837"/>
    <w:rsid w:val="61C01F2D"/>
    <w:rsid w:val="62381FE8"/>
    <w:rsid w:val="625D4D0D"/>
    <w:rsid w:val="625E2EA3"/>
    <w:rsid w:val="62B5406B"/>
    <w:rsid w:val="6351BD20"/>
    <w:rsid w:val="63AD3133"/>
    <w:rsid w:val="63E2E589"/>
    <w:rsid w:val="6478BC01"/>
    <w:rsid w:val="64BD032F"/>
    <w:rsid w:val="64D9B81C"/>
    <w:rsid w:val="64DF5209"/>
    <w:rsid w:val="64E3288E"/>
    <w:rsid w:val="64F7952B"/>
    <w:rsid w:val="6525F3CC"/>
    <w:rsid w:val="65AA1FD5"/>
    <w:rsid w:val="65C011A4"/>
    <w:rsid w:val="65C54B08"/>
    <w:rsid w:val="65F8C9B7"/>
    <w:rsid w:val="6646E6B9"/>
    <w:rsid w:val="664D2ADC"/>
    <w:rsid w:val="666772D8"/>
    <w:rsid w:val="6696298F"/>
    <w:rsid w:val="66F28E94"/>
    <w:rsid w:val="66FADDC6"/>
    <w:rsid w:val="67693AC5"/>
    <w:rsid w:val="677B7432"/>
    <w:rsid w:val="679CC951"/>
    <w:rsid w:val="67CF4592"/>
    <w:rsid w:val="6823A16F"/>
    <w:rsid w:val="68B16916"/>
    <w:rsid w:val="68B67CB4"/>
    <w:rsid w:val="694661EE"/>
    <w:rsid w:val="69D55112"/>
    <w:rsid w:val="6A22B45D"/>
    <w:rsid w:val="6A29A4B6"/>
    <w:rsid w:val="6A60AA91"/>
    <w:rsid w:val="6A746FF6"/>
    <w:rsid w:val="6A8ED703"/>
    <w:rsid w:val="6A929566"/>
    <w:rsid w:val="6B5AC75F"/>
    <w:rsid w:val="6BAF8B18"/>
    <w:rsid w:val="6C02640B"/>
    <w:rsid w:val="6C03B2CB"/>
    <w:rsid w:val="6C2D3779"/>
    <w:rsid w:val="6C3A45D3"/>
    <w:rsid w:val="6C9DF262"/>
    <w:rsid w:val="6CAC9D83"/>
    <w:rsid w:val="6CF5C257"/>
    <w:rsid w:val="6D3B9844"/>
    <w:rsid w:val="6DA713A6"/>
    <w:rsid w:val="6DBA3B58"/>
    <w:rsid w:val="6DF352B2"/>
    <w:rsid w:val="6E66D022"/>
    <w:rsid w:val="6E72D5C4"/>
    <w:rsid w:val="6EEC7E7B"/>
    <w:rsid w:val="6F13F5A8"/>
    <w:rsid w:val="6F25A2C8"/>
    <w:rsid w:val="6F47EA52"/>
    <w:rsid w:val="6F7479C8"/>
    <w:rsid w:val="6F8FE3BE"/>
    <w:rsid w:val="6F96DDDB"/>
    <w:rsid w:val="6FA8D210"/>
    <w:rsid w:val="70BCE09D"/>
    <w:rsid w:val="70C0A97C"/>
    <w:rsid w:val="70EAC956"/>
    <w:rsid w:val="710F2188"/>
    <w:rsid w:val="715B9FBF"/>
    <w:rsid w:val="71CF27C7"/>
    <w:rsid w:val="72242A9D"/>
    <w:rsid w:val="72610126"/>
    <w:rsid w:val="72A56200"/>
    <w:rsid w:val="74014EB9"/>
    <w:rsid w:val="74029466"/>
    <w:rsid w:val="742676B0"/>
    <w:rsid w:val="744023E4"/>
    <w:rsid w:val="747B47B0"/>
    <w:rsid w:val="74A3B20A"/>
    <w:rsid w:val="74A4AE29"/>
    <w:rsid w:val="74B94E33"/>
    <w:rsid w:val="74CDBD59"/>
    <w:rsid w:val="7519BE77"/>
    <w:rsid w:val="7546A0D6"/>
    <w:rsid w:val="754AC154"/>
    <w:rsid w:val="755E16EE"/>
    <w:rsid w:val="7587C101"/>
    <w:rsid w:val="75FFE8ED"/>
    <w:rsid w:val="761B881B"/>
    <w:rsid w:val="7666BD76"/>
    <w:rsid w:val="767B4E0E"/>
    <w:rsid w:val="76F576D8"/>
    <w:rsid w:val="7744FF64"/>
    <w:rsid w:val="77636BEF"/>
    <w:rsid w:val="779A34F8"/>
    <w:rsid w:val="77F3E2B6"/>
    <w:rsid w:val="77F58181"/>
    <w:rsid w:val="7802C0A8"/>
    <w:rsid w:val="783580A1"/>
    <w:rsid w:val="783F983B"/>
    <w:rsid w:val="784A2FEC"/>
    <w:rsid w:val="7879C259"/>
    <w:rsid w:val="78C75A68"/>
    <w:rsid w:val="78DF864D"/>
    <w:rsid w:val="78EAD80B"/>
    <w:rsid w:val="78ED8D2D"/>
    <w:rsid w:val="78EEBED0"/>
    <w:rsid w:val="79572186"/>
    <w:rsid w:val="7961D3FE"/>
    <w:rsid w:val="7A43288A"/>
    <w:rsid w:val="7A4FCA25"/>
    <w:rsid w:val="7A5D8D19"/>
    <w:rsid w:val="7A7D1D16"/>
    <w:rsid w:val="7AD69B17"/>
    <w:rsid w:val="7ADBF7BB"/>
    <w:rsid w:val="7B29BE0B"/>
    <w:rsid w:val="7B5FF788"/>
    <w:rsid w:val="7B9E2905"/>
    <w:rsid w:val="7C06E857"/>
    <w:rsid w:val="7C9C27F3"/>
    <w:rsid w:val="7CD6E3CB"/>
    <w:rsid w:val="7CD85CDA"/>
    <w:rsid w:val="7CDEE7D5"/>
    <w:rsid w:val="7D2C3BF4"/>
    <w:rsid w:val="7D32193F"/>
    <w:rsid w:val="7D7F468C"/>
    <w:rsid w:val="7DC91BC9"/>
    <w:rsid w:val="7E11A7CF"/>
    <w:rsid w:val="7EA20F8E"/>
    <w:rsid w:val="7EB4C143"/>
    <w:rsid w:val="7FC8DB9E"/>
    <w:rsid w:val="7FD06382"/>
    <w:rsid w:val="7FF3A14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E32BE6"/>
  <w15:chartTrackingRefBased/>
  <w15:docId w15:val="{FA9BE08B-344A-49A7-BF7B-555A61E6A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067"/>
    <w:pPr>
      <w:spacing w:after="120" w:line="360" w:lineRule="auto"/>
      <w:jc w:val="both"/>
    </w:pPr>
    <w:rPr>
      <w:rFonts w:ascii="Arial" w:hAnsi="Arial"/>
      <w:color w:val="000000" w:themeColor="text1"/>
      <w:sz w:val="24"/>
    </w:rPr>
  </w:style>
  <w:style w:type="paragraph" w:styleId="Heading1">
    <w:name w:val="heading 1"/>
    <w:basedOn w:val="Normal"/>
    <w:next w:val="Normal"/>
    <w:link w:val="Heading1Char"/>
    <w:autoRedefine/>
    <w:uiPriority w:val="9"/>
    <w:qFormat/>
    <w:rsid w:val="004471D9"/>
    <w:pPr>
      <w:keepNext/>
      <w:keepLines/>
      <w:numPr>
        <w:numId w:val="29"/>
      </w:numPr>
      <w:spacing w:before="240"/>
      <w:jc w:val="center"/>
      <w:outlineLvl w:val="0"/>
    </w:pPr>
    <w:rPr>
      <w:rFonts w:eastAsiaTheme="majorEastAsia" w:cstheme="majorBidi"/>
      <w:b/>
      <w:sz w:val="28"/>
      <w:szCs w:val="40"/>
    </w:rPr>
  </w:style>
  <w:style w:type="paragraph" w:styleId="Heading2">
    <w:name w:val="heading 2"/>
    <w:basedOn w:val="Normal"/>
    <w:next w:val="Normal"/>
    <w:link w:val="Heading2Char"/>
    <w:autoRedefine/>
    <w:uiPriority w:val="9"/>
    <w:unhideWhenUsed/>
    <w:qFormat/>
    <w:rsid w:val="00573DA8"/>
    <w:pPr>
      <w:keepNext/>
      <w:keepLines/>
      <w:numPr>
        <w:ilvl w:val="1"/>
        <w:numId w:val="16"/>
      </w:numPr>
      <w:spacing w:before="160" w:after="80"/>
      <w:outlineLvl w:val="1"/>
    </w:pPr>
    <w:rPr>
      <w:rFonts w:eastAsiaTheme="majorEastAsia" w:cstheme="majorBidi"/>
      <w:b/>
      <w:szCs w:val="32"/>
    </w:rPr>
  </w:style>
  <w:style w:type="paragraph" w:styleId="Heading3">
    <w:name w:val="heading 3"/>
    <w:basedOn w:val="Heading2"/>
    <w:next w:val="Normal"/>
    <w:link w:val="Heading3Char"/>
    <w:uiPriority w:val="9"/>
    <w:unhideWhenUsed/>
    <w:qFormat/>
    <w:rsid w:val="00486652"/>
    <w:pPr>
      <w:numPr>
        <w:ilvl w:val="2"/>
      </w:numPr>
      <w:outlineLvl w:val="2"/>
    </w:pPr>
    <w:rPr>
      <w:lang w:val="en-US"/>
    </w:rPr>
  </w:style>
  <w:style w:type="paragraph" w:styleId="Heading4">
    <w:name w:val="heading 4"/>
    <w:basedOn w:val="Normal"/>
    <w:next w:val="Normal"/>
    <w:link w:val="Heading4Char"/>
    <w:uiPriority w:val="9"/>
    <w:unhideWhenUsed/>
    <w:qFormat/>
    <w:rsid w:val="00CD703B"/>
    <w:pPr>
      <w:keepNext/>
      <w:keepLines/>
      <w:numPr>
        <w:ilvl w:val="3"/>
        <w:numId w:val="16"/>
      </w:numPr>
      <w:spacing w:before="80" w:after="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C75007"/>
    <w:pPr>
      <w:keepNext/>
      <w:keepLines/>
      <w:numPr>
        <w:ilvl w:val="4"/>
        <w:numId w:val="16"/>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5007"/>
    <w:pPr>
      <w:keepNext/>
      <w:keepLines/>
      <w:numPr>
        <w:ilvl w:val="5"/>
        <w:numId w:val="16"/>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5007"/>
    <w:pPr>
      <w:keepNext/>
      <w:keepLines/>
      <w:numPr>
        <w:ilvl w:val="6"/>
        <w:numId w:val="16"/>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5007"/>
    <w:pPr>
      <w:keepNext/>
      <w:keepLines/>
      <w:numPr>
        <w:ilvl w:val="7"/>
        <w:numId w:val="16"/>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5007"/>
    <w:pPr>
      <w:keepNext/>
      <w:keepLines/>
      <w:numPr>
        <w:ilvl w:val="8"/>
        <w:numId w:val="16"/>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71D9"/>
    <w:rPr>
      <w:rFonts w:ascii="Arial" w:eastAsiaTheme="majorEastAsia" w:hAnsi="Arial" w:cstheme="majorBidi"/>
      <w:b/>
      <w:color w:val="000000" w:themeColor="text1"/>
      <w:sz w:val="28"/>
      <w:szCs w:val="40"/>
    </w:rPr>
  </w:style>
  <w:style w:type="character" w:customStyle="1" w:styleId="Heading2Char">
    <w:name w:val="Heading 2 Char"/>
    <w:basedOn w:val="DefaultParagraphFont"/>
    <w:link w:val="Heading2"/>
    <w:uiPriority w:val="9"/>
    <w:rsid w:val="00573DA8"/>
    <w:rPr>
      <w:rFonts w:ascii="Arial" w:eastAsiaTheme="majorEastAsia" w:hAnsi="Arial" w:cstheme="majorBidi"/>
      <w:b/>
      <w:color w:val="000000" w:themeColor="text1"/>
      <w:sz w:val="24"/>
      <w:szCs w:val="32"/>
    </w:rPr>
  </w:style>
  <w:style w:type="character" w:customStyle="1" w:styleId="Heading3Char">
    <w:name w:val="Heading 3 Char"/>
    <w:basedOn w:val="DefaultParagraphFont"/>
    <w:link w:val="Heading3"/>
    <w:uiPriority w:val="9"/>
    <w:rsid w:val="00486652"/>
    <w:rPr>
      <w:rFonts w:ascii="Arial" w:eastAsiaTheme="majorEastAsia" w:hAnsi="Arial" w:cstheme="majorBidi"/>
      <w:b/>
      <w:color w:val="000000" w:themeColor="text1"/>
      <w:sz w:val="24"/>
      <w:szCs w:val="32"/>
      <w:lang w:val="en-US"/>
    </w:rPr>
  </w:style>
  <w:style w:type="character" w:customStyle="1" w:styleId="Heading4Char">
    <w:name w:val="Heading 4 Char"/>
    <w:basedOn w:val="DefaultParagraphFont"/>
    <w:link w:val="Heading4"/>
    <w:uiPriority w:val="9"/>
    <w:rsid w:val="00CD703B"/>
    <w:rPr>
      <w:rFonts w:ascii="Arial" w:eastAsiaTheme="majorEastAsia" w:hAnsi="Arial" w:cstheme="majorBidi"/>
      <w:b/>
      <w:iCs/>
      <w:color w:val="000000" w:themeColor="text1"/>
      <w:sz w:val="24"/>
    </w:rPr>
  </w:style>
  <w:style w:type="character" w:customStyle="1" w:styleId="Heading5Char">
    <w:name w:val="Heading 5 Char"/>
    <w:basedOn w:val="DefaultParagraphFont"/>
    <w:link w:val="Heading5"/>
    <w:uiPriority w:val="9"/>
    <w:semiHidden/>
    <w:rsid w:val="00C7500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50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50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50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5007"/>
    <w:rPr>
      <w:rFonts w:eastAsiaTheme="majorEastAsia" w:cstheme="majorBidi"/>
      <w:color w:val="272727" w:themeColor="text1" w:themeTint="D8"/>
    </w:rPr>
  </w:style>
  <w:style w:type="paragraph" w:styleId="Title">
    <w:name w:val="Title"/>
    <w:basedOn w:val="Normal"/>
    <w:next w:val="Normal"/>
    <w:link w:val="TitleChar"/>
    <w:uiPriority w:val="10"/>
    <w:qFormat/>
    <w:rsid w:val="00C750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50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50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50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5007"/>
    <w:pPr>
      <w:spacing w:before="160"/>
      <w:jc w:val="center"/>
    </w:pPr>
    <w:rPr>
      <w:i/>
      <w:iCs/>
      <w:color w:val="404040" w:themeColor="text1" w:themeTint="BF"/>
    </w:rPr>
  </w:style>
  <w:style w:type="character" w:customStyle="1" w:styleId="QuoteChar">
    <w:name w:val="Quote Char"/>
    <w:basedOn w:val="DefaultParagraphFont"/>
    <w:link w:val="Quote"/>
    <w:uiPriority w:val="29"/>
    <w:rsid w:val="00C75007"/>
    <w:rPr>
      <w:i/>
      <w:iCs/>
      <w:color w:val="404040" w:themeColor="text1" w:themeTint="BF"/>
    </w:rPr>
  </w:style>
  <w:style w:type="paragraph" w:styleId="ListParagraph">
    <w:name w:val="List Paragraph"/>
    <w:basedOn w:val="Normal"/>
    <w:uiPriority w:val="34"/>
    <w:qFormat/>
    <w:rsid w:val="00C75007"/>
    <w:pPr>
      <w:ind w:left="720"/>
      <w:contextualSpacing/>
    </w:pPr>
  </w:style>
  <w:style w:type="character" w:styleId="IntenseEmphasis">
    <w:name w:val="Intense Emphasis"/>
    <w:basedOn w:val="DefaultParagraphFont"/>
    <w:uiPriority w:val="21"/>
    <w:qFormat/>
    <w:rsid w:val="00C75007"/>
    <w:rPr>
      <w:i/>
      <w:iCs/>
      <w:color w:val="0F4761" w:themeColor="accent1" w:themeShade="BF"/>
    </w:rPr>
  </w:style>
  <w:style w:type="paragraph" w:styleId="IntenseQuote">
    <w:name w:val="Intense Quote"/>
    <w:basedOn w:val="Normal"/>
    <w:next w:val="Normal"/>
    <w:link w:val="IntenseQuoteChar"/>
    <w:uiPriority w:val="30"/>
    <w:qFormat/>
    <w:rsid w:val="00C750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5007"/>
    <w:rPr>
      <w:i/>
      <w:iCs/>
      <w:color w:val="0F4761" w:themeColor="accent1" w:themeShade="BF"/>
    </w:rPr>
  </w:style>
  <w:style w:type="character" w:styleId="IntenseReference">
    <w:name w:val="Intense Reference"/>
    <w:basedOn w:val="DefaultParagraphFont"/>
    <w:uiPriority w:val="32"/>
    <w:qFormat/>
    <w:rsid w:val="00C75007"/>
    <w:rPr>
      <w:b/>
      <w:bCs/>
      <w:smallCaps/>
      <w:color w:val="0F4761" w:themeColor="accent1" w:themeShade="BF"/>
      <w:spacing w:val="5"/>
    </w:rPr>
  </w:style>
  <w:style w:type="character" w:styleId="Hyperlink">
    <w:name w:val="Hyperlink"/>
    <w:basedOn w:val="DefaultParagraphFont"/>
    <w:uiPriority w:val="99"/>
    <w:unhideWhenUsed/>
    <w:rsid w:val="00373915"/>
    <w:rPr>
      <w:color w:val="467886" w:themeColor="hyperlink"/>
      <w:u w:val="single"/>
    </w:rPr>
  </w:style>
  <w:style w:type="character" w:styleId="UnresolvedMention">
    <w:name w:val="Unresolved Mention"/>
    <w:basedOn w:val="DefaultParagraphFont"/>
    <w:uiPriority w:val="99"/>
    <w:semiHidden/>
    <w:unhideWhenUsed/>
    <w:rsid w:val="00373915"/>
    <w:rPr>
      <w:color w:val="605E5C"/>
      <w:shd w:val="clear" w:color="auto" w:fill="E1DFDD"/>
    </w:rPr>
  </w:style>
  <w:style w:type="character" w:styleId="FollowedHyperlink">
    <w:name w:val="FollowedHyperlink"/>
    <w:basedOn w:val="DefaultParagraphFont"/>
    <w:uiPriority w:val="99"/>
    <w:semiHidden/>
    <w:unhideWhenUsed/>
    <w:rsid w:val="001C3F9C"/>
    <w:rPr>
      <w:color w:val="96607D" w:themeColor="followedHyperlink"/>
      <w:u w:val="single"/>
    </w:rPr>
  </w:style>
  <w:style w:type="character" w:styleId="PlaceholderText">
    <w:name w:val="Placeholder Text"/>
    <w:basedOn w:val="DefaultParagraphFont"/>
    <w:uiPriority w:val="99"/>
    <w:semiHidden/>
    <w:rsid w:val="000E5E10"/>
    <w:rPr>
      <w:color w:val="666666"/>
    </w:rPr>
  </w:style>
  <w:style w:type="character" w:styleId="CommentReference">
    <w:name w:val="annotation reference"/>
    <w:basedOn w:val="DefaultParagraphFont"/>
    <w:uiPriority w:val="99"/>
    <w:semiHidden/>
    <w:unhideWhenUsed/>
    <w:rsid w:val="00DF5D29"/>
    <w:rPr>
      <w:sz w:val="16"/>
      <w:szCs w:val="16"/>
    </w:rPr>
  </w:style>
  <w:style w:type="paragraph" w:styleId="CommentText">
    <w:name w:val="annotation text"/>
    <w:basedOn w:val="Normal"/>
    <w:link w:val="CommentTextChar"/>
    <w:uiPriority w:val="99"/>
    <w:unhideWhenUsed/>
    <w:rsid w:val="00DF5D29"/>
    <w:pPr>
      <w:spacing w:line="240" w:lineRule="auto"/>
    </w:pPr>
    <w:rPr>
      <w:sz w:val="20"/>
      <w:szCs w:val="20"/>
    </w:rPr>
  </w:style>
  <w:style w:type="character" w:customStyle="1" w:styleId="CommentTextChar">
    <w:name w:val="Comment Text Char"/>
    <w:basedOn w:val="DefaultParagraphFont"/>
    <w:link w:val="CommentText"/>
    <w:uiPriority w:val="99"/>
    <w:rsid w:val="00DF5D29"/>
    <w:rPr>
      <w:sz w:val="20"/>
      <w:szCs w:val="20"/>
    </w:rPr>
  </w:style>
  <w:style w:type="paragraph" w:styleId="CommentSubject">
    <w:name w:val="annotation subject"/>
    <w:basedOn w:val="CommentText"/>
    <w:next w:val="CommentText"/>
    <w:link w:val="CommentSubjectChar"/>
    <w:uiPriority w:val="99"/>
    <w:semiHidden/>
    <w:unhideWhenUsed/>
    <w:rsid w:val="00DF5D29"/>
    <w:rPr>
      <w:b/>
      <w:bCs/>
    </w:rPr>
  </w:style>
  <w:style w:type="character" w:customStyle="1" w:styleId="CommentSubjectChar">
    <w:name w:val="Comment Subject Char"/>
    <w:basedOn w:val="CommentTextChar"/>
    <w:link w:val="CommentSubject"/>
    <w:uiPriority w:val="99"/>
    <w:semiHidden/>
    <w:rsid w:val="00DF5D29"/>
    <w:rPr>
      <w:b/>
      <w:bCs/>
      <w:sz w:val="20"/>
      <w:szCs w:val="20"/>
    </w:rPr>
  </w:style>
  <w:style w:type="paragraph" w:styleId="Header">
    <w:name w:val="header"/>
    <w:basedOn w:val="Normal"/>
    <w:link w:val="HeaderChar"/>
    <w:uiPriority w:val="99"/>
    <w:unhideWhenUsed/>
    <w:rsid w:val="001842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426B"/>
  </w:style>
  <w:style w:type="paragraph" w:styleId="Footer">
    <w:name w:val="footer"/>
    <w:basedOn w:val="Normal"/>
    <w:link w:val="FooterChar"/>
    <w:uiPriority w:val="99"/>
    <w:unhideWhenUsed/>
    <w:rsid w:val="001842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426B"/>
  </w:style>
  <w:style w:type="paragraph" w:styleId="TOCHeading">
    <w:name w:val="TOC Heading"/>
    <w:basedOn w:val="Heading1"/>
    <w:next w:val="Normal"/>
    <w:uiPriority w:val="39"/>
    <w:unhideWhenUsed/>
    <w:qFormat/>
    <w:rsid w:val="00BE73B8"/>
    <w:pPr>
      <w:spacing w:after="0"/>
      <w:outlineLvl w:val="9"/>
    </w:pPr>
    <w:rPr>
      <w:kern w:val="0"/>
      <w:sz w:val="32"/>
      <w:szCs w:val="32"/>
      <w:lang w:val="en-US"/>
      <w14:ligatures w14:val="none"/>
    </w:rPr>
  </w:style>
  <w:style w:type="paragraph" w:styleId="TOC2">
    <w:name w:val="toc 2"/>
    <w:basedOn w:val="Normal"/>
    <w:next w:val="Normal"/>
    <w:autoRedefine/>
    <w:uiPriority w:val="39"/>
    <w:unhideWhenUsed/>
    <w:rsid w:val="00BE73B8"/>
    <w:pPr>
      <w:spacing w:after="100"/>
      <w:ind w:left="220"/>
    </w:pPr>
  </w:style>
  <w:style w:type="paragraph" w:styleId="TOC1">
    <w:name w:val="toc 1"/>
    <w:basedOn w:val="Normal"/>
    <w:next w:val="Normal"/>
    <w:autoRedefine/>
    <w:uiPriority w:val="39"/>
    <w:unhideWhenUsed/>
    <w:rsid w:val="00BE307B"/>
    <w:pPr>
      <w:tabs>
        <w:tab w:val="right" w:leader="dot" w:pos="9016"/>
      </w:tabs>
      <w:spacing w:after="100"/>
    </w:pPr>
    <w:rPr>
      <w:rFonts w:cs="Arial"/>
      <w:b/>
      <w:bCs/>
      <w:noProof/>
      <w:sz w:val="28"/>
      <w:szCs w:val="28"/>
      <w:lang w:val="en-US"/>
    </w:rPr>
  </w:style>
  <w:style w:type="table" w:styleId="TableGrid">
    <w:name w:val="Table Grid"/>
    <w:basedOn w:val="TableNormal"/>
    <w:uiPriority w:val="39"/>
    <w:rsid w:val="003A6423"/>
    <w:pPr>
      <w:spacing w:after="0" w:line="240" w:lineRule="auto"/>
    </w:pPr>
    <w:rPr>
      <w:kern w:val="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4C4386"/>
    <w:pPr>
      <w:spacing w:after="0" w:line="240" w:lineRule="auto"/>
      <w:jc w:val="both"/>
    </w:pPr>
    <w:rPr>
      <w:rFonts w:ascii="Arial" w:hAnsi="Arial"/>
      <w:color w:val="000000" w:themeColor="text1"/>
      <w:sz w:val="24"/>
    </w:rPr>
  </w:style>
  <w:style w:type="paragraph" w:styleId="TOC3">
    <w:name w:val="toc 3"/>
    <w:basedOn w:val="Normal"/>
    <w:next w:val="Normal"/>
    <w:autoRedefine/>
    <w:uiPriority w:val="39"/>
    <w:unhideWhenUsed/>
    <w:rsid w:val="00683CC6"/>
    <w:pPr>
      <w:spacing w:after="100"/>
      <w:ind w:left="480"/>
    </w:pPr>
  </w:style>
  <w:style w:type="character" w:customStyle="1" w:styleId="normaltextrun">
    <w:name w:val="normaltextrun"/>
    <w:basedOn w:val="DefaultParagraphFont"/>
    <w:uiPriority w:val="1"/>
    <w:rsid w:val="679CC951"/>
  </w:style>
  <w:style w:type="character" w:customStyle="1" w:styleId="eop">
    <w:name w:val="eop"/>
    <w:basedOn w:val="DefaultParagraphFont"/>
    <w:uiPriority w:val="1"/>
    <w:rsid w:val="679CC951"/>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5D6D83"/>
    <w:pPr>
      <w:spacing w:before="100" w:beforeAutospacing="1" w:after="100" w:afterAutospacing="1" w:line="240" w:lineRule="auto"/>
      <w:jc w:val="left"/>
    </w:pPr>
    <w:rPr>
      <w:rFonts w:ascii="Times New Roman" w:eastAsia="Times New Roman" w:hAnsi="Times New Roman" w:cs="Times New Roman"/>
      <w:color w:val="auto"/>
      <w:kern w:val="0"/>
      <w:szCs w:val="24"/>
      <w:lang w:eastAsia="zh-CN"/>
      <w14:ligatures w14:val="none"/>
    </w:rPr>
  </w:style>
  <w:style w:type="character" w:customStyle="1" w:styleId="apple-converted-space">
    <w:name w:val="apple-converted-space"/>
    <w:basedOn w:val="DefaultParagraphFont"/>
    <w:rsid w:val="005D6D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5199">
      <w:bodyDiv w:val="1"/>
      <w:marLeft w:val="0"/>
      <w:marRight w:val="0"/>
      <w:marTop w:val="0"/>
      <w:marBottom w:val="0"/>
      <w:divBdr>
        <w:top w:val="none" w:sz="0" w:space="0" w:color="auto"/>
        <w:left w:val="none" w:sz="0" w:space="0" w:color="auto"/>
        <w:bottom w:val="none" w:sz="0" w:space="0" w:color="auto"/>
        <w:right w:val="none" w:sz="0" w:space="0" w:color="auto"/>
      </w:divBdr>
    </w:div>
    <w:div w:id="6643997">
      <w:bodyDiv w:val="1"/>
      <w:marLeft w:val="0"/>
      <w:marRight w:val="0"/>
      <w:marTop w:val="0"/>
      <w:marBottom w:val="0"/>
      <w:divBdr>
        <w:top w:val="none" w:sz="0" w:space="0" w:color="auto"/>
        <w:left w:val="none" w:sz="0" w:space="0" w:color="auto"/>
        <w:bottom w:val="none" w:sz="0" w:space="0" w:color="auto"/>
        <w:right w:val="none" w:sz="0" w:space="0" w:color="auto"/>
      </w:divBdr>
    </w:div>
    <w:div w:id="7412576">
      <w:bodyDiv w:val="1"/>
      <w:marLeft w:val="0"/>
      <w:marRight w:val="0"/>
      <w:marTop w:val="0"/>
      <w:marBottom w:val="0"/>
      <w:divBdr>
        <w:top w:val="none" w:sz="0" w:space="0" w:color="auto"/>
        <w:left w:val="none" w:sz="0" w:space="0" w:color="auto"/>
        <w:bottom w:val="none" w:sz="0" w:space="0" w:color="auto"/>
        <w:right w:val="none" w:sz="0" w:space="0" w:color="auto"/>
      </w:divBdr>
    </w:div>
    <w:div w:id="13655843">
      <w:bodyDiv w:val="1"/>
      <w:marLeft w:val="0"/>
      <w:marRight w:val="0"/>
      <w:marTop w:val="0"/>
      <w:marBottom w:val="0"/>
      <w:divBdr>
        <w:top w:val="none" w:sz="0" w:space="0" w:color="auto"/>
        <w:left w:val="none" w:sz="0" w:space="0" w:color="auto"/>
        <w:bottom w:val="none" w:sz="0" w:space="0" w:color="auto"/>
        <w:right w:val="none" w:sz="0" w:space="0" w:color="auto"/>
      </w:divBdr>
    </w:div>
    <w:div w:id="13850578">
      <w:bodyDiv w:val="1"/>
      <w:marLeft w:val="0"/>
      <w:marRight w:val="0"/>
      <w:marTop w:val="0"/>
      <w:marBottom w:val="0"/>
      <w:divBdr>
        <w:top w:val="none" w:sz="0" w:space="0" w:color="auto"/>
        <w:left w:val="none" w:sz="0" w:space="0" w:color="auto"/>
        <w:bottom w:val="none" w:sz="0" w:space="0" w:color="auto"/>
        <w:right w:val="none" w:sz="0" w:space="0" w:color="auto"/>
      </w:divBdr>
    </w:div>
    <w:div w:id="15620197">
      <w:bodyDiv w:val="1"/>
      <w:marLeft w:val="0"/>
      <w:marRight w:val="0"/>
      <w:marTop w:val="0"/>
      <w:marBottom w:val="0"/>
      <w:divBdr>
        <w:top w:val="none" w:sz="0" w:space="0" w:color="auto"/>
        <w:left w:val="none" w:sz="0" w:space="0" w:color="auto"/>
        <w:bottom w:val="none" w:sz="0" w:space="0" w:color="auto"/>
        <w:right w:val="none" w:sz="0" w:space="0" w:color="auto"/>
      </w:divBdr>
    </w:div>
    <w:div w:id="17976125">
      <w:bodyDiv w:val="1"/>
      <w:marLeft w:val="0"/>
      <w:marRight w:val="0"/>
      <w:marTop w:val="0"/>
      <w:marBottom w:val="0"/>
      <w:divBdr>
        <w:top w:val="none" w:sz="0" w:space="0" w:color="auto"/>
        <w:left w:val="none" w:sz="0" w:space="0" w:color="auto"/>
        <w:bottom w:val="none" w:sz="0" w:space="0" w:color="auto"/>
        <w:right w:val="none" w:sz="0" w:space="0" w:color="auto"/>
      </w:divBdr>
    </w:div>
    <w:div w:id="18509474">
      <w:bodyDiv w:val="1"/>
      <w:marLeft w:val="0"/>
      <w:marRight w:val="0"/>
      <w:marTop w:val="0"/>
      <w:marBottom w:val="0"/>
      <w:divBdr>
        <w:top w:val="none" w:sz="0" w:space="0" w:color="auto"/>
        <w:left w:val="none" w:sz="0" w:space="0" w:color="auto"/>
        <w:bottom w:val="none" w:sz="0" w:space="0" w:color="auto"/>
        <w:right w:val="none" w:sz="0" w:space="0" w:color="auto"/>
      </w:divBdr>
    </w:div>
    <w:div w:id="21366028">
      <w:bodyDiv w:val="1"/>
      <w:marLeft w:val="0"/>
      <w:marRight w:val="0"/>
      <w:marTop w:val="0"/>
      <w:marBottom w:val="0"/>
      <w:divBdr>
        <w:top w:val="none" w:sz="0" w:space="0" w:color="auto"/>
        <w:left w:val="none" w:sz="0" w:space="0" w:color="auto"/>
        <w:bottom w:val="none" w:sz="0" w:space="0" w:color="auto"/>
        <w:right w:val="none" w:sz="0" w:space="0" w:color="auto"/>
      </w:divBdr>
    </w:div>
    <w:div w:id="25447094">
      <w:bodyDiv w:val="1"/>
      <w:marLeft w:val="0"/>
      <w:marRight w:val="0"/>
      <w:marTop w:val="0"/>
      <w:marBottom w:val="0"/>
      <w:divBdr>
        <w:top w:val="none" w:sz="0" w:space="0" w:color="auto"/>
        <w:left w:val="none" w:sz="0" w:space="0" w:color="auto"/>
        <w:bottom w:val="none" w:sz="0" w:space="0" w:color="auto"/>
        <w:right w:val="none" w:sz="0" w:space="0" w:color="auto"/>
      </w:divBdr>
    </w:div>
    <w:div w:id="25495837">
      <w:bodyDiv w:val="1"/>
      <w:marLeft w:val="0"/>
      <w:marRight w:val="0"/>
      <w:marTop w:val="0"/>
      <w:marBottom w:val="0"/>
      <w:divBdr>
        <w:top w:val="none" w:sz="0" w:space="0" w:color="auto"/>
        <w:left w:val="none" w:sz="0" w:space="0" w:color="auto"/>
        <w:bottom w:val="none" w:sz="0" w:space="0" w:color="auto"/>
        <w:right w:val="none" w:sz="0" w:space="0" w:color="auto"/>
      </w:divBdr>
    </w:div>
    <w:div w:id="26759671">
      <w:bodyDiv w:val="1"/>
      <w:marLeft w:val="0"/>
      <w:marRight w:val="0"/>
      <w:marTop w:val="0"/>
      <w:marBottom w:val="0"/>
      <w:divBdr>
        <w:top w:val="none" w:sz="0" w:space="0" w:color="auto"/>
        <w:left w:val="none" w:sz="0" w:space="0" w:color="auto"/>
        <w:bottom w:val="none" w:sz="0" w:space="0" w:color="auto"/>
        <w:right w:val="none" w:sz="0" w:space="0" w:color="auto"/>
      </w:divBdr>
    </w:div>
    <w:div w:id="32924370">
      <w:bodyDiv w:val="1"/>
      <w:marLeft w:val="0"/>
      <w:marRight w:val="0"/>
      <w:marTop w:val="0"/>
      <w:marBottom w:val="0"/>
      <w:divBdr>
        <w:top w:val="none" w:sz="0" w:space="0" w:color="auto"/>
        <w:left w:val="none" w:sz="0" w:space="0" w:color="auto"/>
        <w:bottom w:val="none" w:sz="0" w:space="0" w:color="auto"/>
        <w:right w:val="none" w:sz="0" w:space="0" w:color="auto"/>
      </w:divBdr>
    </w:div>
    <w:div w:id="41565594">
      <w:bodyDiv w:val="1"/>
      <w:marLeft w:val="0"/>
      <w:marRight w:val="0"/>
      <w:marTop w:val="0"/>
      <w:marBottom w:val="0"/>
      <w:divBdr>
        <w:top w:val="none" w:sz="0" w:space="0" w:color="auto"/>
        <w:left w:val="none" w:sz="0" w:space="0" w:color="auto"/>
        <w:bottom w:val="none" w:sz="0" w:space="0" w:color="auto"/>
        <w:right w:val="none" w:sz="0" w:space="0" w:color="auto"/>
      </w:divBdr>
    </w:div>
    <w:div w:id="45567610">
      <w:bodyDiv w:val="1"/>
      <w:marLeft w:val="0"/>
      <w:marRight w:val="0"/>
      <w:marTop w:val="0"/>
      <w:marBottom w:val="0"/>
      <w:divBdr>
        <w:top w:val="none" w:sz="0" w:space="0" w:color="auto"/>
        <w:left w:val="none" w:sz="0" w:space="0" w:color="auto"/>
        <w:bottom w:val="none" w:sz="0" w:space="0" w:color="auto"/>
        <w:right w:val="none" w:sz="0" w:space="0" w:color="auto"/>
      </w:divBdr>
    </w:div>
    <w:div w:id="46346105">
      <w:bodyDiv w:val="1"/>
      <w:marLeft w:val="0"/>
      <w:marRight w:val="0"/>
      <w:marTop w:val="0"/>
      <w:marBottom w:val="0"/>
      <w:divBdr>
        <w:top w:val="none" w:sz="0" w:space="0" w:color="auto"/>
        <w:left w:val="none" w:sz="0" w:space="0" w:color="auto"/>
        <w:bottom w:val="none" w:sz="0" w:space="0" w:color="auto"/>
        <w:right w:val="none" w:sz="0" w:space="0" w:color="auto"/>
      </w:divBdr>
    </w:div>
    <w:div w:id="51538618">
      <w:bodyDiv w:val="1"/>
      <w:marLeft w:val="0"/>
      <w:marRight w:val="0"/>
      <w:marTop w:val="0"/>
      <w:marBottom w:val="0"/>
      <w:divBdr>
        <w:top w:val="none" w:sz="0" w:space="0" w:color="auto"/>
        <w:left w:val="none" w:sz="0" w:space="0" w:color="auto"/>
        <w:bottom w:val="none" w:sz="0" w:space="0" w:color="auto"/>
        <w:right w:val="none" w:sz="0" w:space="0" w:color="auto"/>
      </w:divBdr>
    </w:div>
    <w:div w:id="59719992">
      <w:bodyDiv w:val="1"/>
      <w:marLeft w:val="0"/>
      <w:marRight w:val="0"/>
      <w:marTop w:val="0"/>
      <w:marBottom w:val="0"/>
      <w:divBdr>
        <w:top w:val="none" w:sz="0" w:space="0" w:color="auto"/>
        <w:left w:val="none" w:sz="0" w:space="0" w:color="auto"/>
        <w:bottom w:val="none" w:sz="0" w:space="0" w:color="auto"/>
        <w:right w:val="none" w:sz="0" w:space="0" w:color="auto"/>
      </w:divBdr>
    </w:div>
    <w:div w:id="61608870">
      <w:bodyDiv w:val="1"/>
      <w:marLeft w:val="0"/>
      <w:marRight w:val="0"/>
      <w:marTop w:val="0"/>
      <w:marBottom w:val="0"/>
      <w:divBdr>
        <w:top w:val="none" w:sz="0" w:space="0" w:color="auto"/>
        <w:left w:val="none" w:sz="0" w:space="0" w:color="auto"/>
        <w:bottom w:val="none" w:sz="0" w:space="0" w:color="auto"/>
        <w:right w:val="none" w:sz="0" w:space="0" w:color="auto"/>
      </w:divBdr>
    </w:div>
    <w:div w:id="62724927">
      <w:bodyDiv w:val="1"/>
      <w:marLeft w:val="0"/>
      <w:marRight w:val="0"/>
      <w:marTop w:val="0"/>
      <w:marBottom w:val="0"/>
      <w:divBdr>
        <w:top w:val="none" w:sz="0" w:space="0" w:color="auto"/>
        <w:left w:val="none" w:sz="0" w:space="0" w:color="auto"/>
        <w:bottom w:val="none" w:sz="0" w:space="0" w:color="auto"/>
        <w:right w:val="none" w:sz="0" w:space="0" w:color="auto"/>
      </w:divBdr>
    </w:div>
    <w:div w:id="63142232">
      <w:bodyDiv w:val="1"/>
      <w:marLeft w:val="0"/>
      <w:marRight w:val="0"/>
      <w:marTop w:val="0"/>
      <w:marBottom w:val="0"/>
      <w:divBdr>
        <w:top w:val="none" w:sz="0" w:space="0" w:color="auto"/>
        <w:left w:val="none" w:sz="0" w:space="0" w:color="auto"/>
        <w:bottom w:val="none" w:sz="0" w:space="0" w:color="auto"/>
        <w:right w:val="none" w:sz="0" w:space="0" w:color="auto"/>
      </w:divBdr>
    </w:div>
    <w:div w:id="71705716">
      <w:bodyDiv w:val="1"/>
      <w:marLeft w:val="0"/>
      <w:marRight w:val="0"/>
      <w:marTop w:val="0"/>
      <w:marBottom w:val="0"/>
      <w:divBdr>
        <w:top w:val="none" w:sz="0" w:space="0" w:color="auto"/>
        <w:left w:val="none" w:sz="0" w:space="0" w:color="auto"/>
        <w:bottom w:val="none" w:sz="0" w:space="0" w:color="auto"/>
        <w:right w:val="none" w:sz="0" w:space="0" w:color="auto"/>
      </w:divBdr>
    </w:div>
    <w:div w:id="73552020">
      <w:bodyDiv w:val="1"/>
      <w:marLeft w:val="0"/>
      <w:marRight w:val="0"/>
      <w:marTop w:val="0"/>
      <w:marBottom w:val="0"/>
      <w:divBdr>
        <w:top w:val="none" w:sz="0" w:space="0" w:color="auto"/>
        <w:left w:val="none" w:sz="0" w:space="0" w:color="auto"/>
        <w:bottom w:val="none" w:sz="0" w:space="0" w:color="auto"/>
        <w:right w:val="none" w:sz="0" w:space="0" w:color="auto"/>
      </w:divBdr>
    </w:div>
    <w:div w:id="73672691">
      <w:bodyDiv w:val="1"/>
      <w:marLeft w:val="0"/>
      <w:marRight w:val="0"/>
      <w:marTop w:val="0"/>
      <w:marBottom w:val="0"/>
      <w:divBdr>
        <w:top w:val="none" w:sz="0" w:space="0" w:color="auto"/>
        <w:left w:val="none" w:sz="0" w:space="0" w:color="auto"/>
        <w:bottom w:val="none" w:sz="0" w:space="0" w:color="auto"/>
        <w:right w:val="none" w:sz="0" w:space="0" w:color="auto"/>
      </w:divBdr>
    </w:div>
    <w:div w:id="73940819">
      <w:bodyDiv w:val="1"/>
      <w:marLeft w:val="0"/>
      <w:marRight w:val="0"/>
      <w:marTop w:val="0"/>
      <w:marBottom w:val="0"/>
      <w:divBdr>
        <w:top w:val="none" w:sz="0" w:space="0" w:color="auto"/>
        <w:left w:val="none" w:sz="0" w:space="0" w:color="auto"/>
        <w:bottom w:val="none" w:sz="0" w:space="0" w:color="auto"/>
        <w:right w:val="none" w:sz="0" w:space="0" w:color="auto"/>
      </w:divBdr>
    </w:div>
    <w:div w:id="75127409">
      <w:bodyDiv w:val="1"/>
      <w:marLeft w:val="0"/>
      <w:marRight w:val="0"/>
      <w:marTop w:val="0"/>
      <w:marBottom w:val="0"/>
      <w:divBdr>
        <w:top w:val="none" w:sz="0" w:space="0" w:color="auto"/>
        <w:left w:val="none" w:sz="0" w:space="0" w:color="auto"/>
        <w:bottom w:val="none" w:sz="0" w:space="0" w:color="auto"/>
        <w:right w:val="none" w:sz="0" w:space="0" w:color="auto"/>
      </w:divBdr>
    </w:div>
    <w:div w:id="79720615">
      <w:bodyDiv w:val="1"/>
      <w:marLeft w:val="0"/>
      <w:marRight w:val="0"/>
      <w:marTop w:val="0"/>
      <w:marBottom w:val="0"/>
      <w:divBdr>
        <w:top w:val="none" w:sz="0" w:space="0" w:color="auto"/>
        <w:left w:val="none" w:sz="0" w:space="0" w:color="auto"/>
        <w:bottom w:val="none" w:sz="0" w:space="0" w:color="auto"/>
        <w:right w:val="none" w:sz="0" w:space="0" w:color="auto"/>
      </w:divBdr>
    </w:div>
    <w:div w:id="79759241">
      <w:bodyDiv w:val="1"/>
      <w:marLeft w:val="0"/>
      <w:marRight w:val="0"/>
      <w:marTop w:val="0"/>
      <w:marBottom w:val="0"/>
      <w:divBdr>
        <w:top w:val="none" w:sz="0" w:space="0" w:color="auto"/>
        <w:left w:val="none" w:sz="0" w:space="0" w:color="auto"/>
        <w:bottom w:val="none" w:sz="0" w:space="0" w:color="auto"/>
        <w:right w:val="none" w:sz="0" w:space="0" w:color="auto"/>
      </w:divBdr>
    </w:div>
    <w:div w:id="81682036">
      <w:bodyDiv w:val="1"/>
      <w:marLeft w:val="0"/>
      <w:marRight w:val="0"/>
      <w:marTop w:val="0"/>
      <w:marBottom w:val="0"/>
      <w:divBdr>
        <w:top w:val="none" w:sz="0" w:space="0" w:color="auto"/>
        <w:left w:val="none" w:sz="0" w:space="0" w:color="auto"/>
        <w:bottom w:val="none" w:sz="0" w:space="0" w:color="auto"/>
        <w:right w:val="none" w:sz="0" w:space="0" w:color="auto"/>
      </w:divBdr>
    </w:div>
    <w:div w:id="82844415">
      <w:bodyDiv w:val="1"/>
      <w:marLeft w:val="0"/>
      <w:marRight w:val="0"/>
      <w:marTop w:val="0"/>
      <w:marBottom w:val="0"/>
      <w:divBdr>
        <w:top w:val="none" w:sz="0" w:space="0" w:color="auto"/>
        <w:left w:val="none" w:sz="0" w:space="0" w:color="auto"/>
        <w:bottom w:val="none" w:sz="0" w:space="0" w:color="auto"/>
        <w:right w:val="none" w:sz="0" w:space="0" w:color="auto"/>
      </w:divBdr>
      <w:divsChild>
        <w:div w:id="617175787">
          <w:marLeft w:val="0"/>
          <w:marRight w:val="0"/>
          <w:marTop w:val="0"/>
          <w:marBottom w:val="0"/>
          <w:divBdr>
            <w:top w:val="none" w:sz="0" w:space="0" w:color="auto"/>
            <w:left w:val="none" w:sz="0" w:space="0" w:color="auto"/>
            <w:bottom w:val="none" w:sz="0" w:space="0" w:color="auto"/>
            <w:right w:val="none" w:sz="0" w:space="0" w:color="auto"/>
          </w:divBdr>
          <w:divsChild>
            <w:div w:id="337079611">
              <w:marLeft w:val="0"/>
              <w:marRight w:val="0"/>
              <w:marTop w:val="0"/>
              <w:marBottom w:val="0"/>
              <w:divBdr>
                <w:top w:val="none" w:sz="0" w:space="0" w:color="auto"/>
                <w:left w:val="none" w:sz="0" w:space="0" w:color="auto"/>
                <w:bottom w:val="none" w:sz="0" w:space="0" w:color="auto"/>
                <w:right w:val="none" w:sz="0" w:space="0" w:color="auto"/>
              </w:divBdr>
              <w:divsChild>
                <w:div w:id="836190260">
                  <w:marLeft w:val="0"/>
                  <w:marRight w:val="0"/>
                  <w:marTop w:val="0"/>
                  <w:marBottom w:val="0"/>
                  <w:divBdr>
                    <w:top w:val="none" w:sz="0" w:space="0" w:color="auto"/>
                    <w:left w:val="none" w:sz="0" w:space="0" w:color="auto"/>
                    <w:bottom w:val="none" w:sz="0" w:space="0" w:color="auto"/>
                    <w:right w:val="none" w:sz="0" w:space="0" w:color="auto"/>
                  </w:divBdr>
                  <w:divsChild>
                    <w:div w:id="856699564">
                      <w:marLeft w:val="0"/>
                      <w:marRight w:val="0"/>
                      <w:marTop w:val="0"/>
                      <w:marBottom w:val="0"/>
                      <w:divBdr>
                        <w:top w:val="none" w:sz="0" w:space="0" w:color="auto"/>
                        <w:left w:val="none" w:sz="0" w:space="0" w:color="auto"/>
                        <w:bottom w:val="none" w:sz="0" w:space="0" w:color="auto"/>
                        <w:right w:val="none" w:sz="0" w:space="0" w:color="auto"/>
                      </w:divBdr>
                      <w:divsChild>
                        <w:div w:id="864289416">
                          <w:marLeft w:val="0"/>
                          <w:marRight w:val="0"/>
                          <w:marTop w:val="0"/>
                          <w:marBottom w:val="0"/>
                          <w:divBdr>
                            <w:top w:val="none" w:sz="0" w:space="0" w:color="auto"/>
                            <w:left w:val="none" w:sz="0" w:space="0" w:color="auto"/>
                            <w:bottom w:val="none" w:sz="0" w:space="0" w:color="auto"/>
                            <w:right w:val="none" w:sz="0" w:space="0" w:color="auto"/>
                          </w:divBdr>
                          <w:divsChild>
                            <w:div w:id="100593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3892">
                      <w:marLeft w:val="0"/>
                      <w:marRight w:val="0"/>
                      <w:marTop w:val="0"/>
                      <w:marBottom w:val="0"/>
                      <w:divBdr>
                        <w:top w:val="none" w:sz="0" w:space="0" w:color="auto"/>
                        <w:left w:val="none" w:sz="0" w:space="0" w:color="auto"/>
                        <w:bottom w:val="none" w:sz="0" w:space="0" w:color="auto"/>
                        <w:right w:val="none" w:sz="0" w:space="0" w:color="auto"/>
                      </w:divBdr>
                      <w:divsChild>
                        <w:div w:id="1290863251">
                          <w:marLeft w:val="60"/>
                          <w:marRight w:val="60"/>
                          <w:marTop w:val="0"/>
                          <w:marBottom w:val="0"/>
                          <w:divBdr>
                            <w:top w:val="none" w:sz="0" w:space="0" w:color="auto"/>
                            <w:left w:val="none" w:sz="0" w:space="0" w:color="auto"/>
                            <w:bottom w:val="none" w:sz="0" w:space="0" w:color="auto"/>
                            <w:right w:val="none" w:sz="0" w:space="0" w:color="auto"/>
                          </w:divBdr>
                        </w:div>
                      </w:divsChild>
                    </w:div>
                    <w:div w:id="1084914662">
                      <w:marLeft w:val="0"/>
                      <w:marRight w:val="0"/>
                      <w:marTop w:val="0"/>
                      <w:marBottom w:val="0"/>
                      <w:divBdr>
                        <w:top w:val="none" w:sz="0" w:space="0" w:color="auto"/>
                        <w:left w:val="none" w:sz="0" w:space="0" w:color="auto"/>
                        <w:bottom w:val="none" w:sz="0" w:space="0" w:color="auto"/>
                        <w:right w:val="none" w:sz="0" w:space="0" w:color="auto"/>
                      </w:divBdr>
                      <w:divsChild>
                        <w:div w:id="848104070">
                          <w:marLeft w:val="60"/>
                          <w:marRight w:val="60"/>
                          <w:marTop w:val="0"/>
                          <w:marBottom w:val="0"/>
                          <w:divBdr>
                            <w:top w:val="none" w:sz="0" w:space="0" w:color="auto"/>
                            <w:left w:val="none" w:sz="0" w:space="0" w:color="auto"/>
                            <w:bottom w:val="none" w:sz="0" w:space="0" w:color="auto"/>
                            <w:right w:val="none" w:sz="0" w:space="0" w:color="auto"/>
                          </w:divBdr>
                        </w:div>
                      </w:divsChild>
                    </w:div>
                    <w:div w:id="1121218911">
                      <w:marLeft w:val="0"/>
                      <w:marRight w:val="0"/>
                      <w:marTop w:val="0"/>
                      <w:marBottom w:val="0"/>
                      <w:divBdr>
                        <w:top w:val="none" w:sz="0" w:space="0" w:color="auto"/>
                        <w:left w:val="none" w:sz="0" w:space="0" w:color="auto"/>
                        <w:bottom w:val="none" w:sz="0" w:space="0" w:color="auto"/>
                        <w:right w:val="none" w:sz="0" w:space="0" w:color="auto"/>
                      </w:divBdr>
                      <w:divsChild>
                        <w:div w:id="580602163">
                          <w:marLeft w:val="60"/>
                          <w:marRight w:val="60"/>
                          <w:marTop w:val="0"/>
                          <w:marBottom w:val="0"/>
                          <w:divBdr>
                            <w:top w:val="none" w:sz="0" w:space="0" w:color="auto"/>
                            <w:left w:val="none" w:sz="0" w:space="0" w:color="auto"/>
                            <w:bottom w:val="none" w:sz="0" w:space="0" w:color="auto"/>
                            <w:right w:val="none" w:sz="0" w:space="0" w:color="auto"/>
                          </w:divBdr>
                        </w:div>
                      </w:divsChild>
                    </w:div>
                    <w:div w:id="1416822920">
                      <w:marLeft w:val="0"/>
                      <w:marRight w:val="0"/>
                      <w:marTop w:val="0"/>
                      <w:marBottom w:val="0"/>
                      <w:divBdr>
                        <w:top w:val="none" w:sz="0" w:space="0" w:color="auto"/>
                        <w:left w:val="none" w:sz="0" w:space="0" w:color="auto"/>
                        <w:bottom w:val="none" w:sz="0" w:space="0" w:color="auto"/>
                        <w:right w:val="none" w:sz="0" w:space="0" w:color="auto"/>
                      </w:divBdr>
                      <w:divsChild>
                        <w:div w:id="1568952404">
                          <w:marLeft w:val="60"/>
                          <w:marRight w:val="60"/>
                          <w:marTop w:val="0"/>
                          <w:marBottom w:val="0"/>
                          <w:divBdr>
                            <w:top w:val="none" w:sz="0" w:space="0" w:color="auto"/>
                            <w:left w:val="none" w:sz="0" w:space="0" w:color="auto"/>
                            <w:bottom w:val="none" w:sz="0" w:space="0" w:color="auto"/>
                            <w:right w:val="none" w:sz="0" w:space="0" w:color="auto"/>
                          </w:divBdr>
                        </w:div>
                      </w:divsChild>
                    </w:div>
                    <w:div w:id="1752660888">
                      <w:marLeft w:val="0"/>
                      <w:marRight w:val="0"/>
                      <w:marTop w:val="0"/>
                      <w:marBottom w:val="0"/>
                      <w:divBdr>
                        <w:top w:val="none" w:sz="0" w:space="0" w:color="auto"/>
                        <w:left w:val="none" w:sz="0" w:space="0" w:color="auto"/>
                        <w:bottom w:val="none" w:sz="0" w:space="0" w:color="auto"/>
                        <w:right w:val="none" w:sz="0" w:space="0" w:color="auto"/>
                      </w:divBdr>
                      <w:divsChild>
                        <w:div w:id="1656956410">
                          <w:marLeft w:val="60"/>
                          <w:marRight w:val="60"/>
                          <w:marTop w:val="0"/>
                          <w:marBottom w:val="0"/>
                          <w:divBdr>
                            <w:top w:val="none" w:sz="0" w:space="0" w:color="auto"/>
                            <w:left w:val="none" w:sz="0" w:space="0" w:color="auto"/>
                            <w:bottom w:val="none" w:sz="0" w:space="0" w:color="auto"/>
                            <w:right w:val="none" w:sz="0" w:space="0" w:color="auto"/>
                          </w:divBdr>
                        </w:div>
                      </w:divsChild>
                    </w:div>
                    <w:div w:id="1886788863">
                      <w:marLeft w:val="0"/>
                      <w:marRight w:val="0"/>
                      <w:marTop w:val="0"/>
                      <w:marBottom w:val="0"/>
                      <w:divBdr>
                        <w:top w:val="none" w:sz="0" w:space="0" w:color="auto"/>
                        <w:left w:val="none" w:sz="0" w:space="0" w:color="auto"/>
                        <w:bottom w:val="none" w:sz="0" w:space="0" w:color="auto"/>
                        <w:right w:val="none" w:sz="0" w:space="0" w:color="auto"/>
                      </w:divBdr>
                    </w:div>
                    <w:div w:id="2045984684">
                      <w:marLeft w:val="0"/>
                      <w:marRight w:val="0"/>
                      <w:marTop w:val="0"/>
                      <w:marBottom w:val="0"/>
                      <w:divBdr>
                        <w:top w:val="none" w:sz="0" w:space="0" w:color="auto"/>
                        <w:left w:val="none" w:sz="0" w:space="0" w:color="auto"/>
                        <w:bottom w:val="none" w:sz="0" w:space="0" w:color="auto"/>
                        <w:right w:val="none" w:sz="0" w:space="0" w:color="auto"/>
                      </w:divBdr>
                      <w:divsChild>
                        <w:div w:id="1264459578">
                          <w:marLeft w:val="0"/>
                          <w:marRight w:val="0"/>
                          <w:marTop w:val="0"/>
                          <w:marBottom w:val="0"/>
                          <w:divBdr>
                            <w:top w:val="none" w:sz="0" w:space="0" w:color="auto"/>
                            <w:left w:val="none" w:sz="0" w:space="0" w:color="auto"/>
                            <w:bottom w:val="none" w:sz="0" w:space="0" w:color="auto"/>
                            <w:right w:val="none" w:sz="0" w:space="0" w:color="auto"/>
                          </w:divBdr>
                          <w:divsChild>
                            <w:div w:id="206860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2956">
                      <w:marLeft w:val="0"/>
                      <w:marRight w:val="0"/>
                      <w:marTop w:val="0"/>
                      <w:marBottom w:val="0"/>
                      <w:divBdr>
                        <w:top w:val="none" w:sz="0" w:space="0" w:color="auto"/>
                        <w:left w:val="none" w:sz="0" w:space="0" w:color="auto"/>
                        <w:bottom w:val="none" w:sz="0" w:space="0" w:color="auto"/>
                        <w:right w:val="none" w:sz="0" w:space="0" w:color="auto"/>
                      </w:divBdr>
                      <w:divsChild>
                        <w:div w:id="1646658690">
                          <w:marLeft w:val="0"/>
                          <w:marRight w:val="0"/>
                          <w:marTop w:val="0"/>
                          <w:marBottom w:val="0"/>
                          <w:divBdr>
                            <w:top w:val="none" w:sz="0" w:space="0" w:color="auto"/>
                            <w:left w:val="none" w:sz="0" w:space="0" w:color="auto"/>
                            <w:bottom w:val="none" w:sz="0" w:space="0" w:color="auto"/>
                            <w:right w:val="none" w:sz="0" w:space="0" w:color="auto"/>
                          </w:divBdr>
                          <w:divsChild>
                            <w:div w:id="204636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4501">
                      <w:marLeft w:val="0"/>
                      <w:marRight w:val="0"/>
                      <w:marTop w:val="0"/>
                      <w:marBottom w:val="0"/>
                      <w:divBdr>
                        <w:top w:val="none" w:sz="0" w:space="0" w:color="auto"/>
                        <w:left w:val="none" w:sz="0" w:space="0" w:color="auto"/>
                        <w:bottom w:val="none" w:sz="0" w:space="0" w:color="auto"/>
                        <w:right w:val="none" w:sz="0" w:space="0" w:color="auto"/>
                      </w:divBdr>
                      <w:divsChild>
                        <w:div w:id="65183768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721325">
      <w:bodyDiv w:val="1"/>
      <w:marLeft w:val="0"/>
      <w:marRight w:val="0"/>
      <w:marTop w:val="0"/>
      <w:marBottom w:val="0"/>
      <w:divBdr>
        <w:top w:val="none" w:sz="0" w:space="0" w:color="auto"/>
        <w:left w:val="none" w:sz="0" w:space="0" w:color="auto"/>
        <w:bottom w:val="none" w:sz="0" w:space="0" w:color="auto"/>
        <w:right w:val="none" w:sz="0" w:space="0" w:color="auto"/>
      </w:divBdr>
    </w:div>
    <w:div w:id="85814188">
      <w:bodyDiv w:val="1"/>
      <w:marLeft w:val="0"/>
      <w:marRight w:val="0"/>
      <w:marTop w:val="0"/>
      <w:marBottom w:val="0"/>
      <w:divBdr>
        <w:top w:val="none" w:sz="0" w:space="0" w:color="auto"/>
        <w:left w:val="none" w:sz="0" w:space="0" w:color="auto"/>
        <w:bottom w:val="none" w:sz="0" w:space="0" w:color="auto"/>
        <w:right w:val="none" w:sz="0" w:space="0" w:color="auto"/>
      </w:divBdr>
    </w:div>
    <w:div w:id="99304260">
      <w:bodyDiv w:val="1"/>
      <w:marLeft w:val="0"/>
      <w:marRight w:val="0"/>
      <w:marTop w:val="0"/>
      <w:marBottom w:val="0"/>
      <w:divBdr>
        <w:top w:val="none" w:sz="0" w:space="0" w:color="auto"/>
        <w:left w:val="none" w:sz="0" w:space="0" w:color="auto"/>
        <w:bottom w:val="none" w:sz="0" w:space="0" w:color="auto"/>
        <w:right w:val="none" w:sz="0" w:space="0" w:color="auto"/>
      </w:divBdr>
    </w:div>
    <w:div w:id="99574676">
      <w:bodyDiv w:val="1"/>
      <w:marLeft w:val="0"/>
      <w:marRight w:val="0"/>
      <w:marTop w:val="0"/>
      <w:marBottom w:val="0"/>
      <w:divBdr>
        <w:top w:val="none" w:sz="0" w:space="0" w:color="auto"/>
        <w:left w:val="none" w:sz="0" w:space="0" w:color="auto"/>
        <w:bottom w:val="none" w:sz="0" w:space="0" w:color="auto"/>
        <w:right w:val="none" w:sz="0" w:space="0" w:color="auto"/>
      </w:divBdr>
    </w:div>
    <w:div w:id="103304749">
      <w:bodyDiv w:val="1"/>
      <w:marLeft w:val="0"/>
      <w:marRight w:val="0"/>
      <w:marTop w:val="0"/>
      <w:marBottom w:val="0"/>
      <w:divBdr>
        <w:top w:val="none" w:sz="0" w:space="0" w:color="auto"/>
        <w:left w:val="none" w:sz="0" w:space="0" w:color="auto"/>
        <w:bottom w:val="none" w:sz="0" w:space="0" w:color="auto"/>
        <w:right w:val="none" w:sz="0" w:space="0" w:color="auto"/>
      </w:divBdr>
    </w:div>
    <w:div w:id="104735339">
      <w:bodyDiv w:val="1"/>
      <w:marLeft w:val="0"/>
      <w:marRight w:val="0"/>
      <w:marTop w:val="0"/>
      <w:marBottom w:val="0"/>
      <w:divBdr>
        <w:top w:val="none" w:sz="0" w:space="0" w:color="auto"/>
        <w:left w:val="none" w:sz="0" w:space="0" w:color="auto"/>
        <w:bottom w:val="none" w:sz="0" w:space="0" w:color="auto"/>
        <w:right w:val="none" w:sz="0" w:space="0" w:color="auto"/>
      </w:divBdr>
    </w:div>
    <w:div w:id="110319725">
      <w:bodyDiv w:val="1"/>
      <w:marLeft w:val="0"/>
      <w:marRight w:val="0"/>
      <w:marTop w:val="0"/>
      <w:marBottom w:val="0"/>
      <w:divBdr>
        <w:top w:val="none" w:sz="0" w:space="0" w:color="auto"/>
        <w:left w:val="none" w:sz="0" w:space="0" w:color="auto"/>
        <w:bottom w:val="none" w:sz="0" w:space="0" w:color="auto"/>
        <w:right w:val="none" w:sz="0" w:space="0" w:color="auto"/>
      </w:divBdr>
    </w:div>
    <w:div w:id="110705729">
      <w:bodyDiv w:val="1"/>
      <w:marLeft w:val="0"/>
      <w:marRight w:val="0"/>
      <w:marTop w:val="0"/>
      <w:marBottom w:val="0"/>
      <w:divBdr>
        <w:top w:val="none" w:sz="0" w:space="0" w:color="auto"/>
        <w:left w:val="none" w:sz="0" w:space="0" w:color="auto"/>
        <w:bottom w:val="none" w:sz="0" w:space="0" w:color="auto"/>
        <w:right w:val="none" w:sz="0" w:space="0" w:color="auto"/>
      </w:divBdr>
    </w:div>
    <w:div w:id="115369680">
      <w:bodyDiv w:val="1"/>
      <w:marLeft w:val="0"/>
      <w:marRight w:val="0"/>
      <w:marTop w:val="0"/>
      <w:marBottom w:val="0"/>
      <w:divBdr>
        <w:top w:val="none" w:sz="0" w:space="0" w:color="auto"/>
        <w:left w:val="none" w:sz="0" w:space="0" w:color="auto"/>
        <w:bottom w:val="none" w:sz="0" w:space="0" w:color="auto"/>
        <w:right w:val="none" w:sz="0" w:space="0" w:color="auto"/>
      </w:divBdr>
    </w:div>
    <w:div w:id="122962087">
      <w:bodyDiv w:val="1"/>
      <w:marLeft w:val="0"/>
      <w:marRight w:val="0"/>
      <w:marTop w:val="0"/>
      <w:marBottom w:val="0"/>
      <w:divBdr>
        <w:top w:val="none" w:sz="0" w:space="0" w:color="auto"/>
        <w:left w:val="none" w:sz="0" w:space="0" w:color="auto"/>
        <w:bottom w:val="none" w:sz="0" w:space="0" w:color="auto"/>
        <w:right w:val="none" w:sz="0" w:space="0" w:color="auto"/>
      </w:divBdr>
    </w:div>
    <w:div w:id="126776793">
      <w:bodyDiv w:val="1"/>
      <w:marLeft w:val="0"/>
      <w:marRight w:val="0"/>
      <w:marTop w:val="0"/>
      <w:marBottom w:val="0"/>
      <w:divBdr>
        <w:top w:val="none" w:sz="0" w:space="0" w:color="auto"/>
        <w:left w:val="none" w:sz="0" w:space="0" w:color="auto"/>
        <w:bottom w:val="none" w:sz="0" w:space="0" w:color="auto"/>
        <w:right w:val="none" w:sz="0" w:space="0" w:color="auto"/>
      </w:divBdr>
    </w:div>
    <w:div w:id="130951605">
      <w:bodyDiv w:val="1"/>
      <w:marLeft w:val="0"/>
      <w:marRight w:val="0"/>
      <w:marTop w:val="0"/>
      <w:marBottom w:val="0"/>
      <w:divBdr>
        <w:top w:val="none" w:sz="0" w:space="0" w:color="auto"/>
        <w:left w:val="none" w:sz="0" w:space="0" w:color="auto"/>
        <w:bottom w:val="none" w:sz="0" w:space="0" w:color="auto"/>
        <w:right w:val="none" w:sz="0" w:space="0" w:color="auto"/>
      </w:divBdr>
    </w:div>
    <w:div w:id="133181503">
      <w:bodyDiv w:val="1"/>
      <w:marLeft w:val="0"/>
      <w:marRight w:val="0"/>
      <w:marTop w:val="0"/>
      <w:marBottom w:val="0"/>
      <w:divBdr>
        <w:top w:val="none" w:sz="0" w:space="0" w:color="auto"/>
        <w:left w:val="none" w:sz="0" w:space="0" w:color="auto"/>
        <w:bottom w:val="none" w:sz="0" w:space="0" w:color="auto"/>
        <w:right w:val="none" w:sz="0" w:space="0" w:color="auto"/>
      </w:divBdr>
    </w:div>
    <w:div w:id="136383942">
      <w:bodyDiv w:val="1"/>
      <w:marLeft w:val="0"/>
      <w:marRight w:val="0"/>
      <w:marTop w:val="0"/>
      <w:marBottom w:val="0"/>
      <w:divBdr>
        <w:top w:val="none" w:sz="0" w:space="0" w:color="auto"/>
        <w:left w:val="none" w:sz="0" w:space="0" w:color="auto"/>
        <w:bottom w:val="none" w:sz="0" w:space="0" w:color="auto"/>
        <w:right w:val="none" w:sz="0" w:space="0" w:color="auto"/>
      </w:divBdr>
    </w:div>
    <w:div w:id="136726806">
      <w:bodyDiv w:val="1"/>
      <w:marLeft w:val="0"/>
      <w:marRight w:val="0"/>
      <w:marTop w:val="0"/>
      <w:marBottom w:val="0"/>
      <w:divBdr>
        <w:top w:val="none" w:sz="0" w:space="0" w:color="auto"/>
        <w:left w:val="none" w:sz="0" w:space="0" w:color="auto"/>
        <w:bottom w:val="none" w:sz="0" w:space="0" w:color="auto"/>
        <w:right w:val="none" w:sz="0" w:space="0" w:color="auto"/>
      </w:divBdr>
    </w:div>
    <w:div w:id="136842642">
      <w:bodyDiv w:val="1"/>
      <w:marLeft w:val="0"/>
      <w:marRight w:val="0"/>
      <w:marTop w:val="0"/>
      <w:marBottom w:val="0"/>
      <w:divBdr>
        <w:top w:val="none" w:sz="0" w:space="0" w:color="auto"/>
        <w:left w:val="none" w:sz="0" w:space="0" w:color="auto"/>
        <w:bottom w:val="none" w:sz="0" w:space="0" w:color="auto"/>
        <w:right w:val="none" w:sz="0" w:space="0" w:color="auto"/>
      </w:divBdr>
    </w:div>
    <w:div w:id="137261193">
      <w:bodyDiv w:val="1"/>
      <w:marLeft w:val="0"/>
      <w:marRight w:val="0"/>
      <w:marTop w:val="0"/>
      <w:marBottom w:val="0"/>
      <w:divBdr>
        <w:top w:val="none" w:sz="0" w:space="0" w:color="auto"/>
        <w:left w:val="none" w:sz="0" w:space="0" w:color="auto"/>
        <w:bottom w:val="none" w:sz="0" w:space="0" w:color="auto"/>
        <w:right w:val="none" w:sz="0" w:space="0" w:color="auto"/>
      </w:divBdr>
    </w:div>
    <w:div w:id="138428598">
      <w:bodyDiv w:val="1"/>
      <w:marLeft w:val="0"/>
      <w:marRight w:val="0"/>
      <w:marTop w:val="0"/>
      <w:marBottom w:val="0"/>
      <w:divBdr>
        <w:top w:val="none" w:sz="0" w:space="0" w:color="auto"/>
        <w:left w:val="none" w:sz="0" w:space="0" w:color="auto"/>
        <w:bottom w:val="none" w:sz="0" w:space="0" w:color="auto"/>
        <w:right w:val="none" w:sz="0" w:space="0" w:color="auto"/>
      </w:divBdr>
    </w:div>
    <w:div w:id="149909044">
      <w:bodyDiv w:val="1"/>
      <w:marLeft w:val="0"/>
      <w:marRight w:val="0"/>
      <w:marTop w:val="0"/>
      <w:marBottom w:val="0"/>
      <w:divBdr>
        <w:top w:val="none" w:sz="0" w:space="0" w:color="auto"/>
        <w:left w:val="none" w:sz="0" w:space="0" w:color="auto"/>
        <w:bottom w:val="none" w:sz="0" w:space="0" w:color="auto"/>
        <w:right w:val="none" w:sz="0" w:space="0" w:color="auto"/>
      </w:divBdr>
    </w:div>
    <w:div w:id="150101665">
      <w:bodyDiv w:val="1"/>
      <w:marLeft w:val="0"/>
      <w:marRight w:val="0"/>
      <w:marTop w:val="0"/>
      <w:marBottom w:val="0"/>
      <w:divBdr>
        <w:top w:val="none" w:sz="0" w:space="0" w:color="auto"/>
        <w:left w:val="none" w:sz="0" w:space="0" w:color="auto"/>
        <w:bottom w:val="none" w:sz="0" w:space="0" w:color="auto"/>
        <w:right w:val="none" w:sz="0" w:space="0" w:color="auto"/>
      </w:divBdr>
    </w:div>
    <w:div w:id="151341136">
      <w:bodyDiv w:val="1"/>
      <w:marLeft w:val="0"/>
      <w:marRight w:val="0"/>
      <w:marTop w:val="0"/>
      <w:marBottom w:val="0"/>
      <w:divBdr>
        <w:top w:val="none" w:sz="0" w:space="0" w:color="auto"/>
        <w:left w:val="none" w:sz="0" w:space="0" w:color="auto"/>
        <w:bottom w:val="none" w:sz="0" w:space="0" w:color="auto"/>
        <w:right w:val="none" w:sz="0" w:space="0" w:color="auto"/>
      </w:divBdr>
    </w:div>
    <w:div w:id="152528172">
      <w:bodyDiv w:val="1"/>
      <w:marLeft w:val="0"/>
      <w:marRight w:val="0"/>
      <w:marTop w:val="0"/>
      <w:marBottom w:val="0"/>
      <w:divBdr>
        <w:top w:val="none" w:sz="0" w:space="0" w:color="auto"/>
        <w:left w:val="none" w:sz="0" w:space="0" w:color="auto"/>
        <w:bottom w:val="none" w:sz="0" w:space="0" w:color="auto"/>
        <w:right w:val="none" w:sz="0" w:space="0" w:color="auto"/>
      </w:divBdr>
    </w:div>
    <w:div w:id="152917040">
      <w:bodyDiv w:val="1"/>
      <w:marLeft w:val="0"/>
      <w:marRight w:val="0"/>
      <w:marTop w:val="0"/>
      <w:marBottom w:val="0"/>
      <w:divBdr>
        <w:top w:val="none" w:sz="0" w:space="0" w:color="auto"/>
        <w:left w:val="none" w:sz="0" w:space="0" w:color="auto"/>
        <w:bottom w:val="none" w:sz="0" w:space="0" w:color="auto"/>
        <w:right w:val="none" w:sz="0" w:space="0" w:color="auto"/>
      </w:divBdr>
    </w:div>
    <w:div w:id="153111996">
      <w:bodyDiv w:val="1"/>
      <w:marLeft w:val="0"/>
      <w:marRight w:val="0"/>
      <w:marTop w:val="0"/>
      <w:marBottom w:val="0"/>
      <w:divBdr>
        <w:top w:val="none" w:sz="0" w:space="0" w:color="auto"/>
        <w:left w:val="none" w:sz="0" w:space="0" w:color="auto"/>
        <w:bottom w:val="none" w:sz="0" w:space="0" w:color="auto"/>
        <w:right w:val="none" w:sz="0" w:space="0" w:color="auto"/>
      </w:divBdr>
    </w:div>
    <w:div w:id="155386301">
      <w:bodyDiv w:val="1"/>
      <w:marLeft w:val="0"/>
      <w:marRight w:val="0"/>
      <w:marTop w:val="0"/>
      <w:marBottom w:val="0"/>
      <w:divBdr>
        <w:top w:val="none" w:sz="0" w:space="0" w:color="auto"/>
        <w:left w:val="none" w:sz="0" w:space="0" w:color="auto"/>
        <w:bottom w:val="none" w:sz="0" w:space="0" w:color="auto"/>
        <w:right w:val="none" w:sz="0" w:space="0" w:color="auto"/>
      </w:divBdr>
    </w:div>
    <w:div w:id="156193561">
      <w:bodyDiv w:val="1"/>
      <w:marLeft w:val="0"/>
      <w:marRight w:val="0"/>
      <w:marTop w:val="0"/>
      <w:marBottom w:val="0"/>
      <w:divBdr>
        <w:top w:val="none" w:sz="0" w:space="0" w:color="auto"/>
        <w:left w:val="none" w:sz="0" w:space="0" w:color="auto"/>
        <w:bottom w:val="none" w:sz="0" w:space="0" w:color="auto"/>
        <w:right w:val="none" w:sz="0" w:space="0" w:color="auto"/>
      </w:divBdr>
    </w:div>
    <w:div w:id="161898054">
      <w:bodyDiv w:val="1"/>
      <w:marLeft w:val="0"/>
      <w:marRight w:val="0"/>
      <w:marTop w:val="0"/>
      <w:marBottom w:val="0"/>
      <w:divBdr>
        <w:top w:val="none" w:sz="0" w:space="0" w:color="auto"/>
        <w:left w:val="none" w:sz="0" w:space="0" w:color="auto"/>
        <w:bottom w:val="none" w:sz="0" w:space="0" w:color="auto"/>
        <w:right w:val="none" w:sz="0" w:space="0" w:color="auto"/>
      </w:divBdr>
    </w:div>
    <w:div w:id="165288235">
      <w:bodyDiv w:val="1"/>
      <w:marLeft w:val="0"/>
      <w:marRight w:val="0"/>
      <w:marTop w:val="0"/>
      <w:marBottom w:val="0"/>
      <w:divBdr>
        <w:top w:val="none" w:sz="0" w:space="0" w:color="auto"/>
        <w:left w:val="none" w:sz="0" w:space="0" w:color="auto"/>
        <w:bottom w:val="none" w:sz="0" w:space="0" w:color="auto"/>
        <w:right w:val="none" w:sz="0" w:space="0" w:color="auto"/>
      </w:divBdr>
    </w:div>
    <w:div w:id="170489787">
      <w:bodyDiv w:val="1"/>
      <w:marLeft w:val="0"/>
      <w:marRight w:val="0"/>
      <w:marTop w:val="0"/>
      <w:marBottom w:val="0"/>
      <w:divBdr>
        <w:top w:val="none" w:sz="0" w:space="0" w:color="auto"/>
        <w:left w:val="none" w:sz="0" w:space="0" w:color="auto"/>
        <w:bottom w:val="none" w:sz="0" w:space="0" w:color="auto"/>
        <w:right w:val="none" w:sz="0" w:space="0" w:color="auto"/>
      </w:divBdr>
    </w:div>
    <w:div w:id="176307233">
      <w:bodyDiv w:val="1"/>
      <w:marLeft w:val="0"/>
      <w:marRight w:val="0"/>
      <w:marTop w:val="0"/>
      <w:marBottom w:val="0"/>
      <w:divBdr>
        <w:top w:val="none" w:sz="0" w:space="0" w:color="auto"/>
        <w:left w:val="none" w:sz="0" w:space="0" w:color="auto"/>
        <w:bottom w:val="none" w:sz="0" w:space="0" w:color="auto"/>
        <w:right w:val="none" w:sz="0" w:space="0" w:color="auto"/>
      </w:divBdr>
    </w:div>
    <w:div w:id="178004798">
      <w:bodyDiv w:val="1"/>
      <w:marLeft w:val="0"/>
      <w:marRight w:val="0"/>
      <w:marTop w:val="0"/>
      <w:marBottom w:val="0"/>
      <w:divBdr>
        <w:top w:val="none" w:sz="0" w:space="0" w:color="auto"/>
        <w:left w:val="none" w:sz="0" w:space="0" w:color="auto"/>
        <w:bottom w:val="none" w:sz="0" w:space="0" w:color="auto"/>
        <w:right w:val="none" w:sz="0" w:space="0" w:color="auto"/>
      </w:divBdr>
    </w:div>
    <w:div w:id="182326144">
      <w:bodyDiv w:val="1"/>
      <w:marLeft w:val="0"/>
      <w:marRight w:val="0"/>
      <w:marTop w:val="0"/>
      <w:marBottom w:val="0"/>
      <w:divBdr>
        <w:top w:val="none" w:sz="0" w:space="0" w:color="auto"/>
        <w:left w:val="none" w:sz="0" w:space="0" w:color="auto"/>
        <w:bottom w:val="none" w:sz="0" w:space="0" w:color="auto"/>
        <w:right w:val="none" w:sz="0" w:space="0" w:color="auto"/>
      </w:divBdr>
    </w:div>
    <w:div w:id="182670726">
      <w:bodyDiv w:val="1"/>
      <w:marLeft w:val="0"/>
      <w:marRight w:val="0"/>
      <w:marTop w:val="0"/>
      <w:marBottom w:val="0"/>
      <w:divBdr>
        <w:top w:val="none" w:sz="0" w:space="0" w:color="auto"/>
        <w:left w:val="none" w:sz="0" w:space="0" w:color="auto"/>
        <w:bottom w:val="none" w:sz="0" w:space="0" w:color="auto"/>
        <w:right w:val="none" w:sz="0" w:space="0" w:color="auto"/>
      </w:divBdr>
    </w:div>
    <w:div w:id="183521776">
      <w:bodyDiv w:val="1"/>
      <w:marLeft w:val="0"/>
      <w:marRight w:val="0"/>
      <w:marTop w:val="0"/>
      <w:marBottom w:val="0"/>
      <w:divBdr>
        <w:top w:val="none" w:sz="0" w:space="0" w:color="auto"/>
        <w:left w:val="none" w:sz="0" w:space="0" w:color="auto"/>
        <w:bottom w:val="none" w:sz="0" w:space="0" w:color="auto"/>
        <w:right w:val="none" w:sz="0" w:space="0" w:color="auto"/>
      </w:divBdr>
    </w:div>
    <w:div w:id="187375800">
      <w:bodyDiv w:val="1"/>
      <w:marLeft w:val="0"/>
      <w:marRight w:val="0"/>
      <w:marTop w:val="0"/>
      <w:marBottom w:val="0"/>
      <w:divBdr>
        <w:top w:val="none" w:sz="0" w:space="0" w:color="auto"/>
        <w:left w:val="none" w:sz="0" w:space="0" w:color="auto"/>
        <w:bottom w:val="none" w:sz="0" w:space="0" w:color="auto"/>
        <w:right w:val="none" w:sz="0" w:space="0" w:color="auto"/>
      </w:divBdr>
    </w:div>
    <w:div w:id="189076203">
      <w:bodyDiv w:val="1"/>
      <w:marLeft w:val="0"/>
      <w:marRight w:val="0"/>
      <w:marTop w:val="0"/>
      <w:marBottom w:val="0"/>
      <w:divBdr>
        <w:top w:val="none" w:sz="0" w:space="0" w:color="auto"/>
        <w:left w:val="none" w:sz="0" w:space="0" w:color="auto"/>
        <w:bottom w:val="none" w:sz="0" w:space="0" w:color="auto"/>
        <w:right w:val="none" w:sz="0" w:space="0" w:color="auto"/>
      </w:divBdr>
    </w:div>
    <w:div w:id="190732394">
      <w:bodyDiv w:val="1"/>
      <w:marLeft w:val="0"/>
      <w:marRight w:val="0"/>
      <w:marTop w:val="0"/>
      <w:marBottom w:val="0"/>
      <w:divBdr>
        <w:top w:val="none" w:sz="0" w:space="0" w:color="auto"/>
        <w:left w:val="none" w:sz="0" w:space="0" w:color="auto"/>
        <w:bottom w:val="none" w:sz="0" w:space="0" w:color="auto"/>
        <w:right w:val="none" w:sz="0" w:space="0" w:color="auto"/>
      </w:divBdr>
    </w:div>
    <w:div w:id="196505269">
      <w:bodyDiv w:val="1"/>
      <w:marLeft w:val="0"/>
      <w:marRight w:val="0"/>
      <w:marTop w:val="0"/>
      <w:marBottom w:val="0"/>
      <w:divBdr>
        <w:top w:val="none" w:sz="0" w:space="0" w:color="auto"/>
        <w:left w:val="none" w:sz="0" w:space="0" w:color="auto"/>
        <w:bottom w:val="none" w:sz="0" w:space="0" w:color="auto"/>
        <w:right w:val="none" w:sz="0" w:space="0" w:color="auto"/>
      </w:divBdr>
    </w:div>
    <w:div w:id="198055873">
      <w:bodyDiv w:val="1"/>
      <w:marLeft w:val="0"/>
      <w:marRight w:val="0"/>
      <w:marTop w:val="0"/>
      <w:marBottom w:val="0"/>
      <w:divBdr>
        <w:top w:val="none" w:sz="0" w:space="0" w:color="auto"/>
        <w:left w:val="none" w:sz="0" w:space="0" w:color="auto"/>
        <w:bottom w:val="none" w:sz="0" w:space="0" w:color="auto"/>
        <w:right w:val="none" w:sz="0" w:space="0" w:color="auto"/>
      </w:divBdr>
    </w:div>
    <w:div w:id="210845092">
      <w:bodyDiv w:val="1"/>
      <w:marLeft w:val="0"/>
      <w:marRight w:val="0"/>
      <w:marTop w:val="0"/>
      <w:marBottom w:val="0"/>
      <w:divBdr>
        <w:top w:val="none" w:sz="0" w:space="0" w:color="auto"/>
        <w:left w:val="none" w:sz="0" w:space="0" w:color="auto"/>
        <w:bottom w:val="none" w:sz="0" w:space="0" w:color="auto"/>
        <w:right w:val="none" w:sz="0" w:space="0" w:color="auto"/>
      </w:divBdr>
    </w:div>
    <w:div w:id="223835066">
      <w:bodyDiv w:val="1"/>
      <w:marLeft w:val="0"/>
      <w:marRight w:val="0"/>
      <w:marTop w:val="0"/>
      <w:marBottom w:val="0"/>
      <w:divBdr>
        <w:top w:val="none" w:sz="0" w:space="0" w:color="auto"/>
        <w:left w:val="none" w:sz="0" w:space="0" w:color="auto"/>
        <w:bottom w:val="none" w:sz="0" w:space="0" w:color="auto"/>
        <w:right w:val="none" w:sz="0" w:space="0" w:color="auto"/>
      </w:divBdr>
    </w:div>
    <w:div w:id="232128814">
      <w:bodyDiv w:val="1"/>
      <w:marLeft w:val="0"/>
      <w:marRight w:val="0"/>
      <w:marTop w:val="0"/>
      <w:marBottom w:val="0"/>
      <w:divBdr>
        <w:top w:val="none" w:sz="0" w:space="0" w:color="auto"/>
        <w:left w:val="none" w:sz="0" w:space="0" w:color="auto"/>
        <w:bottom w:val="none" w:sz="0" w:space="0" w:color="auto"/>
        <w:right w:val="none" w:sz="0" w:space="0" w:color="auto"/>
      </w:divBdr>
    </w:div>
    <w:div w:id="237910513">
      <w:bodyDiv w:val="1"/>
      <w:marLeft w:val="0"/>
      <w:marRight w:val="0"/>
      <w:marTop w:val="0"/>
      <w:marBottom w:val="0"/>
      <w:divBdr>
        <w:top w:val="none" w:sz="0" w:space="0" w:color="auto"/>
        <w:left w:val="none" w:sz="0" w:space="0" w:color="auto"/>
        <w:bottom w:val="none" w:sz="0" w:space="0" w:color="auto"/>
        <w:right w:val="none" w:sz="0" w:space="0" w:color="auto"/>
      </w:divBdr>
    </w:div>
    <w:div w:id="240794468">
      <w:bodyDiv w:val="1"/>
      <w:marLeft w:val="0"/>
      <w:marRight w:val="0"/>
      <w:marTop w:val="0"/>
      <w:marBottom w:val="0"/>
      <w:divBdr>
        <w:top w:val="none" w:sz="0" w:space="0" w:color="auto"/>
        <w:left w:val="none" w:sz="0" w:space="0" w:color="auto"/>
        <w:bottom w:val="none" w:sz="0" w:space="0" w:color="auto"/>
        <w:right w:val="none" w:sz="0" w:space="0" w:color="auto"/>
      </w:divBdr>
    </w:div>
    <w:div w:id="243730817">
      <w:bodyDiv w:val="1"/>
      <w:marLeft w:val="0"/>
      <w:marRight w:val="0"/>
      <w:marTop w:val="0"/>
      <w:marBottom w:val="0"/>
      <w:divBdr>
        <w:top w:val="none" w:sz="0" w:space="0" w:color="auto"/>
        <w:left w:val="none" w:sz="0" w:space="0" w:color="auto"/>
        <w:bottom w:val="none" w:sz="0" w:space="0" w:color="auto"/>
        <w:right w:val="none" w:sz="0" w:space="0" w:color="auto"/>
      </w:divBdr>
    </w:div>
    <w:div w:id="245120073">
      <w:bodyDiv w:val="1"/>
      <w:marLeft w:val="0"/>
      <w:marRight w:val="0"/>
      <w:marTop w:val="0"/>
      <w:marBottom w:val="0"/>
      <w:divBdr>
        <w:top w:val="none" w:sz="0" w:space="0" w:color="auto"/>
        <w:left w:val="none" w:sz="0" w:space="0" w:color="auto"/>
        <w:bottom w:val="none" w:sz="0" w:space="0" w:color="auto"/>
        <w:right w:val="none" w:sz="0" w:space="0" w:color="auto"/>
      </w:divBdr>
    </w:div>
    <w:div w:id="245725812">
      <w:bodyDiv w:val="1"/>
      <w:marLeft w:val="0"/>
      <w:marRight w:val="0"/>
      <w:marTop w:val="0"/>
      <w:marBottom w:val="0"/>
      <w:divBdr>
        <w:top w:val="none" w:sz="0" w:space="0" w:color="auto"/>
        <w:left w:val="none" w:sz="0" w:space="0" w:color="auto"/>
        <w:bottom w:val="none" w:sz="0" w:space="0" w:color="auto"/>
        <w:right w:val="none" w:sz="0" w:space="0" w:color="auto"/>
      </w:divBdr>
    </w:div>
    <w:div w:id="246689644">
      <w:bodyDiv w:val="1"/>
      <w:marLeft w:val="0"/>
      <w:marRight w:val="0"/>
      <w:marTop w:val="0"/>
      <w:marBottom w:val="0"/>
      <w:divBdr>
        <w:top w:val="none" w:sz="0" w:space="0" w:color="auto"/>
        <w:left w:val="none" w:sz="0" w:space="0" w:color="auto"/>
        <w:bottom w:val="none" w:sz="0" w:space="0" w:color="auto"/>
        <w:right w:val="none" w:sz="0" w:space="0" w:color="auto"/>
      </w:divBdr>
    </w:div>
    <w:div w:id="248780939">
      <w:bodyDiv w:val="1"/>
      <w:marLeft w:val="0"/>
      <w:marRight w:val="0"/>
      <w:marTop w:val="0"/>
      <w:marBottom w:val="0"/>
      <w:divBdr>
        <w:top w:val="none" w:sz="0" w:space="0" w:color="auto"/>
        <w:left w:val="none" w:sz="0" w:space="0" w:color="auto"/>
        <w:bottom w:val="none" w:sz="0" w:space="0" w:color="auto"/>
        <w:right w:val="none" w:sz="0" w:space="0" w:color="auto"/>
      </w:divBdr>
    </w:div>
    <w:div w:id="251015668">
      <w:bodyDiv w:val="1"/>
      <w:marLeft w:val="0"/>
      <w:marRight w:val="0"/>
      <w:marTop w:val="0"/>
      <w:marBottom w:val="0"/>
      <w:divBdr>
        <w:top w:val="none" w:sz="0" w:space="0" w:color="auto"/>
        <w:left w:val="none" w:sz="0" w:space="0" w:color="auto"/>
        <w:bottom w:val="none" w:sz="0" w:space="0" w:color="auto"/>
        <w:right w:val="none" w:sz="0" w:space="0" w:color="auto"/>
      </w:divBdr>
    </w:div>
    <w:div w:id="251358351">
      <w:bodyDiv w:val="1"/>
      <w:marLeft w:val="0"/>
      <w:marRight w:val="0"/>
      <w:marTop w:val="0"/>
      <w:marBottom w:val="0"/>
      <w:divBdr>
        <w:top w:val="none" w:sz="0" w:space="0" w:color="auto"/>
        <w:left w:val="none" w:sz="0" w:space="0" w:color="auto"/>
        <w:bottom w:val="none" w:sz="0" w:space="0" w:color="auto"/>
        <w:right w:val="none" w:sz="0" w:space="0" w:color="auto"/>
      </w:divBdr>
    </w:div>
    <w:div w:id="257521314">
      <w:bodyDiv w:val="1"/>
      <w:marLeft w:val="0"/>
      <w:marRight w:val="0"/>
      <w:marTop w:val="0"/>
      <w:marBottom w:val="0"/>
      <w:divBdr>
        <w:top w:val="none" w:sz="0" w:space="0" w:color="auto"/>
        <w:left w:val="none" w:sz="0" w:space="0" w:color="auto"/>
        <w:bottom w:val="none" w:sz="0" w:space="0" w:color="auto"/>
        <w:right w:val="none" w:sz="0" w:space="0" w:color="auto"/>
      </w:divBdr>
    </w:div>
    <w:div w:id="264075449">
      <w:bodyDiv w:val="1"/>
      <w:marLeft w:val="0"/>
      <w:marRight w:val="0"/>
      <w:marTop w:val="0"/>
      <w:marBottom w:val="0"/>
      <w:divBdr>
        <w:top w:val="none" w:sz="0" w:space="0" w:color="auto"/>
        <w:left w:val="none" w:sz="0" w:space="0" w:color="auto"/>
        <w:bottom w:val="none" w:sz="0" w:space="0" w:color="auto"/>
        <w:right w:val="none" w:sz="0" w:space="0" w:color="auto"/>
      </w:divBdr>
    </w:div>
    <w:div w:id="266305529">
      <w:bodyDiv w:val="1"/>
      <w:marLeft w:val="0"/>
      <w:marRight w:val="0"/>
      <w:marTop w:val="0"/>
      <w:marBottom w:val="0"/>
      <w:divBdr>
        <w:top w:val="none" w:sz="0" w:space="0" w:color="auto"/>
        <w:left w:val="none" w:sz="0" w:space="0" w:color="auto"/>
        <w:bottom w:val="none" w:sz="0" w:space="0" w:color="auto"/>
        <w:right w:val="none" w:sz="0" w:space="0" w:color="auto"/>
      </w:divBdr>
    </w:div>
    <w:div w:id="266667483">
      <w:bodyDiv w:val="1"/>
      <w:marLeft w:val="0"/>
      <w:marRight w:val="0"/>
      <w:marTop w:val="0"/>
      <w:marBottom w:val="0"/>
      <w:divBdr>
        <w:top w:val="none" w:sz="0" w:space="0" w:color="auto"/>
        <w:left w:val="none" w:sz="0" w:space="0" w:color="auto"/>
        <w:bottom w:val="none" w:sz="0" w:space="0" w:color="auto"/>
        <w:right w:val="none" w:sz="0" w:space="0" w:color="auto"/>
      </w:divBdr>
    </w:div>
    <w:div w:id="269166614">
      <w:bodyDiv w:val="1"/>
      <w:marLeft w:val="0"/>
      <w:marRight w:val="0"/>
      <w:marTop w:val="0"/>
      <w:marBottom w:val="0"/>
      <w:divBdr>
        <w:top w:val="none" w:sz="0" w:space="0" w:color="auto"/>
        <w:left w:val="none" w:sz="0" w:space="0" w:color="auto"/>
        <w:bottom w:val="none" w:sz="0" w:space="0" w:color="auto"/>
        <w:right w:val="none" w:sz="0" w:space="0" w:color="auto"/>
      </w:divBdr>
    </w:div>
    <w:div w:id="272858466">
      <w:bodyDiv w:val="1"/>
      <w:marLeft w:val="0"/>
      <w:marRight w:val="0"/>
      <w:marTop w:val="0"/>
      <w:marBottom w:val="0"/>
      <w:divBdr>
        <w:top w:val="none" w:sz="0" w:space="0" w:color="auto"/>
        <w:left w:val="none" w:sz="0" w:space="0" w:color="auto"/>
        <w:bottom w:val="none" w:sz="0" w:space="0" w:color="auto"/>
        <w:right w:val="none" w:sz="0" w:space="0" w:color="auto"/>
      </w:divBdr>
    </w:div>
    <w:div w:id="275451116">
      <w:bodyDiv w:val="1"/>
      <w:marLeft w:val="0"/>
      <w:marRight w:val="0"/>
      <w:marTop w:val="0"/>
      <w:marBottom w:val="0"/>
      <w:divBdr>
        <w:top w:val="none" w:sz="0" w:space="0" w:color="auto"/>
        <w:left w:val="none" w:sz="0" w:space="0" w:color="auto"/>
        <w:bottom w:val="none" w:sz="0" w:space="0" w:color="auto"/>
        <w:right w:val="none" w:sz="0" w:space="0" w:color="auto"/>
      </w:divBdr>
    </w:div>
    <w:div w:id="279384972">
      <w:bodyDiv w:val="1"/>
      <w:marLeft w:val="0"/>
      <w:marRight w:val="0"/>
      <w:marTop w:val="0"/>
      <w:marBottom w:val="0"/>
      <w:divBdr>
        <w:top w:val="none" w:sz="0" w:space="0" w:color="auto"/>
        <w:left w:val="none" w:sz="0" w:space="0" w:color="auto"/>
        <w:bottom w:val="none" w:sz="0" w:space="0" w:color="auto"/>
        <w:right w:val="none" w:sz="0" w:space="0" w:color="auto"/>
      </w:divBdr>
    </w:div>
    <w:div w:id="284964203">
      <w:bodyDiv w:val="1"/>
      <w:marLeft w:val="0"/>
      <w:marRight w:val="0"/>
      <w:marTop w:val="0"/>
      <w:marBottom w:val="0"/>
      <w:divBdr>
        <w:top w:val="none" w:sz="0" w:space="0" w:color="auto"/>
        <w:left w:val="none" w:sz="0" w:space="0" w:color="auto"/>
        <w:bottom w:val="none" w:sz="0" w:space="0" w:color="auto"/>
        <w:right w:val="none" w:sz="0" w:space="0" w:color="auto"/>
      </w:divBdr>
    </w:div>
    <w:div w:id="295526653">
      <w:bodyDiv w:val="1"/>
      <w:marLeft w:val="0"/>
      <w:marRight w:val="0"/>
      <w:marTop w:val="0"/>
      <w:marBottom w:val="0"/>
      <w:divBdr>
        <w:top w:val="none" w:sz="0" w:space="0" w:color="auto"/>
        <w:left w:val="none" w:sz="0" w:space="0" w:color="auto"/>
        <w:bottom w:val="none" w:sz="0" w:space="0" w:color="auto"/>
        <w:right w:val="none" w:sz="0" w:space="0" w:color="auto"/>
      </w:divBdr>
    </w:div>
    <w:div w:id="296685401">
      <w:bodyDiv w:val="1"/>
      <w:marLeft w:val="0"/>
      <w:marRight w:val="0"/>
      <w:marTop w:val="0"/>
      <w:marBottom w:val="0"/>
      <w:divBdr>
        <w:top w:val="none" w:sz="0" w:space="0" w:color="auto"/>
        <w:left w:val="none" w:sz="0" w:space="0" w:color="auto"/>
        <w:bottom w:val="none" w:sz="0" w:space="0" w:color="auto"/>
        <w:right w:val="none" w:sz="0" w:space="0" w:color="auto"/>
      </w:divBdr>
    </w:div>
    <w:div w:id="297033890">
      <w:bodyDiv w:val="1"/>
      <w:marLeft w:val="0"/>
      <w:marRight w:val="0"/>
      <w:marTop w:val="0"/>
      <w:marBottom w:val="0"/>
      <w:divBdr>
        <w:top w:val="none" w:sz="0" w:space="0" w:color="auto"/>
        <w:left w:val="none" w:sz="0" w:space="0" w:color="auto"/>
        <w:bottom w:val="none" w:sz="0" w:space="0" w:color="auto"/>
        <w:right w:val="none" w:sz="0" w:space="0" w:color="auto"/>
      </w:divBdr>
    </w:div>
    <w:div w:id="297344879">
      <w:bodyDiv w:val="1"/>
      <w:marLeft w:val="0"/>
      <w:marRight w:val="0"/>
      <w:marTop w:val="0"/>
      <w:marBottom w:val="0"/>
      <w:divBdr>
        <w:top w:val="none" w:sz="0" w:space="0" w:color="auto"/>
        <w:left w:val="none" w:sz="0" w:space="0" w:color="auto"/>
        <w:bottom w:val="none" w:sz="0" w:space="0" w:color="auto"/>
        <w:right w:val="none" w:sz="0" w:space="0" w:color="auto"/>
      </w:divBdr>
    </w:div>
    <w:div w:id="297495617">
      <w:bodyDiv w:val="1"/>
      <w:marLeft w:val="0"/>
      <w:marRight w:val="0"/>
      <w:marTop w:val="0"/>
      <w:marBottom w:val="0"/>
      <w:divBdr>
        <w:top w:val="none" w:sz="0" w:space="0" w:color="auto"/>
        <w:left w:val="none" w:sz="0" w:space="0" w:color="auto"/>
        <w:bottom w:val="none" w:sz="0" w:space="0" w:color="auto"/>
        <w:right w:val="none" w:sz="0" w:space="0" w:color="auto"/>
      </w:divBdr>
    </w:div>
    <w:div w:id="298271508">
      <w:bodyDiv w:val="1"/>
      <w:marLeft w:val="0"/>
      <w:marRight w:val="0"/>
      <w:marTop w:val="0"/>
      <w:marBottom w:val="0"/>
      <w:divBdr>
        <w:top w:val="none" w:sz="0" w:space="0" w:color="auto"/>
        <w:left w:val="none" w:sz="0" w:space="0" w:color="auto"/>
        <w:bottom w:val="none" w:sz="0" w:space="0" w:color="auto"/>
        <w:right w:val="none" w:sz="0" w:space="0" w:color="auto"/>
      </w:divBdr>
    </w:div>
    <w:div w:id="300695752">
      <w:bodyDiv w:val="1"/>
      <w:marLeft w:val="0"/>
      <w:marRight w:val="0"/>
      <w:marTop w:val="0"/>
      <w:marBottom w:val="0"/>
      <w:divBdr>
        <w:top w:val="none" w:sz="0" w:space="0" w:color="auto"/>
        <w:left w:val="none" w:sz="0" w:space="0" w:color="auto"/>
        <w:bottom w:val="none" w:sz="0" w:space="0" w:color="auto"/>
        <w:right w:val="none" w:sz="0" w:space="0" w:color="auto"/>
      </w:divBdr>
    </w:div>
    <w:div w:id="300966448">
      <w:bodyDiv w:val="1"/>
      <w:marLeft w:val="0"/>
      <w:marRight w:val="0"/>
      <w:marTop w:val="0"/>
      <w:marBottom w:val="0"/>
      <w:divBdr>
        <w:top w:val="none" w:sz="0" w:space="0" w:color="auto"/>
        <w:left w:val="none" w:sz="0" w:space="0" w:color="auto"/>
        <w:bottom w:val="none" w:sz="0" w:space="0" w:color="auto"/>
        <w:right w:val="none" w:sz="0" w:space="0" w:color="auto"/>
      </w:divBdr>
    </w:div>
    <w:div w:id="309597958">
      <w:bodyDiv w:val="1"/>
      <w:marLeft w:val="0"/>
      <w:marRight w:val="0"/>
      <w:marTop w:val="0"/>
      <w:marBottom w:val="0"/>
      <w:divBdr>
        <w:top w:val="none" w:sz="0" w:space="0" w:color="auto"/>
        <w:left w:val="none" w:sz="0" w:space="0" w:color="auto"/>
        <w:bottom w:val="none" w:sz="0" w:space="0" w:color="auto"/>
        <w:right w:val="none" w:sz="0" w:space="0" w:color="auto"/>
      </w:divBdr>
    </w:div>
    <w:div w:id="318578575">
      <w:bodyDiv w:val="1"/>
      <w:marLeft w:val="0"/>
      <w:marRight w:val="0"/>
      <w:marTop w:val="0"/>
      <w:marBottom w:val="0"/>
      <w:divBdr>
        <w:top w:val="none" w:sz="0" w:space="0" w:color="auto"/>
        <w:left w:val="none" w:sz="0" w:space="0" w:color="auto"/>
        <w:bottom w:val="none" w:sz="0" w:space="0" w:color="auto"/>
        <w:right w:val="none" w:sz="0" w:space="0" w:color="auto"/>
      </w:divBdr>
    </w:div>
    <w:div w:id="325547902">
      <w:bodyDiv w:val="1"/>
      <w:marLeft w:val="0"/>
      <w:marRight w:val="0"/>
      <w:marTop w:val="0"/>
      <w:marBottom w:val="0"/>
      <w:divBdr>
        <w:top w:val="none" w:sz="0" w:space="0" w:color="auto"/>
        <w:left w:val="none" w:sz="0" w:space="0" w:color="auto"/>
        <w:bottom w:val="none" w:sz="0" w:space="0" w:color="auto"/>
        <w:right w:val="none" w:sz="0" w:space="0" w:color="auto"/>
      </w:divBdr>
    </w:div>
    <w:div w:id="327096563">
      <w:bodyDiv w:val="1"/>
      <w:marLeft w:val="0"/>
      <w:marRight w:val="0"/>
      <w:marTop w:val="0"/>
      <w:marBottom w:val="0"/>
      <w:divBdr>
        <w:top w:val="none" w:sz="0" w:space="0" w:color="auto"/>
        <w:left w:val="none" w:sz="0" w:space="0" w:color="auto"/>
        <w:bottom w:val="none" w:sz="0" w:space="0" w:color="auto"/>
        <w:right w:val="none" w:sz="0" w:space="0" w:color="auto"/>
      </w:divBdr>
    </w:div>
    <w:div w:id="334503460">
      <w:bodyDiv w:val="1"/>
      <w:marLeft w:val="0"/>
      <w:marRight w:val="0"/>
      <w:marTop w:val="0"/>
      <w:marBottom w:val="0"/>
      <w:divBdr>
        <w:top w:val="none" w:sz="0" w:space="0" w:color="auto"/>
        <w:left w:val="none" w:sz="0" w:space="0" w:color="auto"/>
        <w:bottom w:val="none" w:sz="0" w:space="0" w:color="auto"/>
        <w:right w:val="none" w:sz="0" w:space="0" w:color="auto"/>
      </w:divBdr>
    </w:div>
    <w:div w:id="340671417">
      <w:bodyDiv w:val="1"/>
      <w:marLeft w:val="0"/>
      <w:marRight w:val="0"/>
      <w:marTop w:val="0"/>
      <w:marBottom w:val="0"/>
      <w:divBdr>
        <w:top w:val="none" w:sz="0" w:space="0" w:color="auto"/>
        <w:left w:val="none" w:sz="0" w:space="0" w:color="auto"/>
        <w:bottom w:val="none" w:sz="0" w:space="0" w:color="auto"/>
        <w:right w:val="none" w:sz="0" w:space="0" w:color="auto"/>
      </w:divBdr>
    </w:div>
    <w:div w:id="344941940">
      <w:bodyDiv w:val="1"/>
      <w:marLeft w:val="0"/>
      <w:marRight w:val="0"/>
      <w:marTop w:val="0"/>
      <w:marBottom w:val="0"/>
      <w:divBdr>
        <w:top w:val="none" w:sz="0" w:space="0" w:color="auto"/>
        <w:left w:val="none" w:sz="0" w:space="0" w:color="auto"/>
        <w:bottom w:val="none" w:sz="0" w:space="0" w:color="auto"/>
        <w:right w:val="none" w:sz="0" w:space="0" w:color="auto"/>
      </w:divBdr>
    </w:div>
    <w:div w:id="349651862">
      <w:bodyDiv w:val="1"/>
      <w:marLeft w:val="0"/>
      <w:marRight w:val="0"/>
      <w:marTop w:val="0"/>
      <w:marBottom w:val="0"/>
      <w:divBdr>
        <w:top w:val="none" w:sz="0" w:space="0" w:color="auto"/>
        <w:left w:val="none" w:sz="0" w:space="0" w:color="auto"/>
        <w:bottom w:val="none" w:sz="0" w:space="0" w:color="auto"/>
        <w:right w:val="none" w:sz="0" w:space="0" w:color="auto"/>
      </w:divBdr>
    </w:div>
    <w:div w:id="362021137">
      <w:bodyDiv w:val="1"/>
      <w:marLeft w:val="0"/>
      <w:marRight w:val="0"/>
      <w:marTop w:val="0"/>
      <w:marBottom w:val="0"/>
      <w:divBdr>
        <w:top w:val="none" w:sz="0" w:space="0" w:color="auto"/>
        <w:left w:val="none" w:sz="0" w:space="0" w:color="auto"/>
        <w:bottom w:val="none" w:sz="0" w:space="0" w:color="auto"/>
        <w:right w:val="none" w:sz="0" w:space="0" w:color="auto"/>
      </w:divBdr>
    </w:div>
    <w:div w:id="364251968">
      <w:bodyDiv w:val="1"/>
      <w:marLeft w:val="0"/>
      <w:marRight w:val="0"/>
      <w:marTop w:val="0"/>
      <w:marBottom w:val="0"/>
      <w:divBdr>
        <w:top w:val="none" w:sz="0" w:space="0" w:color="auto"/>
        <w:left w:val="none" w:sz="0" w:space="0" w:color="auto"/>
        <w:bottom w:val="none" w:sz="0" w:space="0" w:color="auto"/>
        <w:right w:val="none" w:sz="0" w:space="0" w:color="auto"/>
      </w:divBdr>
    </w:div>
    <w:div w:id="375811023">
      <w:bodyDiv w:val="1"/>
      <w:marLeft w:val="0"/>
      <w:marRight w:val="0"/>
      <w:marTop w:val="0"/>
      <w:marBottom w:val="0"/>
      <w:divBdr>
        <w:top w:val="none" w:sz="0" w:space="0" w:color="auto"/>
        <w:left w:val="none" w:sz="0" w:space="0" w:color="auto"/>
        <w:bottom w:val="none" w:sz="0" w:space="0" w:color="auto"/>
        <w:right w:val="none" w:sz="0" w:space="0" w:color="auto"/>
      </w:divBdr>
    </w:div>
    <w:div w:id="377631820">
      <w:bodyDiv w:val="1"/>
      <w:marLeft w:val="0"/>
      <w:marRight w:val="0"/>
      <w:marTop w:val="0"/>
      <w:marBottom w:val="0"/>
      <w:divBdr>
        <w:top w:val="none" w:sz="0" w:space="0" w:color="auto"/>
        <w:left w:val="none" w:sz="0" w:space="0" w:color="auto"/>
        <w:bottom w:val="none" w:sz="0" w:space="0" w:color="auto"/>
        <w:right w:val="none" w:sz="0" w:space="0" w:color="auto"/>
      </w:divBdr>
    </w:div>
    <w:div w:id="381445634">
      <w:bodyDiv w:val="1"/>
      <w:marLeft w:val="0"/>
      <w:marRight w:val="0"/>
      <w:marTop w:val="0"/>
      <w:marBottom w:val="0"/>
      <w:divBdr>
        <w:top w:val="none" w:sz="0" w:space="0" w:color="auto"/>
        <w:left w:val="none" w:sz="0" w:space="0" w:color="auto"/>
        <w:bottom w:val="none" w:sz="0" w:space="0" w:color="auto"/>
        <w:right w:val="none" w:sz="0" w:space="0" w:color="auto"/>
      </w:divBdr>
    </w:div>
    <w:div w:id="388959768">
      <w:bodyDiv w:val="1"/>
      <w:marLeft w:val="0"/>
      <w:marRight w:val="0"/>
      <w:marTop w:val="0"/>
      <w:marBottom w:val="0"/>
      <w:divBdr>
        <w:top w:val="none" w:sz="0" w:space="0" w:color="auto"/>
        <w:left w:val="none" w:sz="0" w:space="0" w:color="auto"/>
        <w:bottom w:val="none" w:sz="0" w:space="0" w:color="auto"/>
        <w:right w:val="none" w:sz="0" w:space="0" w:color="auto"/>
      </w:divBdr>
    </w:div>
    <w:div w:id="398476167">
      <w:bodyDiv w:val="1"/>
      <w:marLeft w:val="0"/>
      <w:marRight w:val="0"/>
      <w:marTop w:val="0"/>
      <w:marBottom w:val="0"/>
      <w:divBdr>
        <w:top w:val="none" w:sz="0" w:space="0" w:color="auto"/>
        <w:left w:val="none" w:sz="0" w:space="0" w:color="auto"/>
        <w:bottom w:val="none" w:sz="0" w:space="0" w:color="auto"/>
        <w:right w:val="none" w:sz="0" w:space="0" w:color="auto"/>
      </w:divBdr>
    </w:div>
    <w:div w:id="416023863">
      <w:bodyDiv w:val="1"/>
      <w:marLeft w:val="0"/>
      <w:marRight w:val="0"/>
      <w:marTop w:val="0"/>
      <w:marBottom w:val="0"/>
      <w:divBdr>
        <w:top w:val="none" w:sz="0" w:space="0" w:color="auto"/>
        <w:left w:val="none" w:sz="0" w:space="0" w:color="auto"/>
        <w:bottom w:val="none" w:sz="0" w:space="0" w:color="auto"/>
        <w:right w:val="none" w:sz="0" w:space="0" w:color="auto"/>
      </w:divBdr>
    </w:div>
    <w:div w:id="421416287">
      <w:bodyDiv w:val="1"/>
      <w:marLeft w:val="0"/>
      <w:marRight w:val="0"/>
      <w:marTop w:val="0"/>
      <w:marBottom w:val="0"/>
      <w:divBdr>
        <w:top w:val="none" w:sz="0" w:space="0" w:color="auto"/>
        <w:left w:val="none" w:sz="0" w:space="0" w:color="auto"/>
        <w:bottom w:val="none" w:sz="0" w:space="0" w:color="auto"/>
        <w:right w:val="none" w:sz="0" w:space="0" w:color="auto"/>
      </w:divBdr>
    </w:div>
    <w:div w:id="428352531">
      <w:bodyDiv w:val="1"/>
      <w:marLeft w:val="0"/>
      <w:marRight w:val="0"/>
      <w:marTop w:val="0"/>
      <w:marBottom w:val="0"/>
      <w:divBdr>
        <w:top w:val="none" w:sz="0" w:space="0" w:color="auto"/>
        <w:left w:val="none" w:sz="0" w:space="0" w:color="auto"/>
        <w:bottom w:val="none" w:sz="0" w:space="0" w:color="auto"/>
        <w:right w:val="none" w:sz="0" w:space="0" w:color="auto"/>
      </w:divBdr>
    </w:div>
    <w:div w:id="428935494">
      <w:bodyDiv w:val="1"/>
      <w:marLeft w:val="0"/>
      <w:marRight w:val="0"/>
      <w:marTop w:val="0"/>
      <w:marBottom w:val="0"/>
      <w:divBdr>
        <w:top w:val="none" w:sz="0" w:space="0" w:color="auto"/>
        <w:left w:val="none" w:sz="0" w:space="0" w:color="auto"/>
        <w:bottom w:val="none" w:sz="0" w:space="0" w:color="auto"/>
        <w:right w:val="none" w:sz="0" w:space="0" w:color="auto"/>
      </w:divBdr>
    </w:div>
    <w:div w:id="429396057">
      <w:bodyDiv w:val="1"/>
      <w:marLeft w:val="0"/>
      <w:marRight w:val="0"/>
      <w:marTop w:val="0"/>
      <w:marBottom w:val="0"/>
      <w:divBdr>
        <w:top w:val="none" w:sz="0" w:space="0" w:color="auto"/>
        <w:left w:val="none" w:sz="0" w:space="0" w:color="auto"/>
        <w:bottom w:val="none" w:sz="0" w:space="0" w:color="auto"/>
        <w:right w:val="none" w:sz="0" w:space="0" w:color="auto"/>
      </w:divBdr>
    </w:div>
    <w:div w:id="435487410">
      <w:bodyDiv w:val="1"/>
      <w:marLeft w:val="0"/>
      <w:marRight w:val="0"/>
      <w:marTop w:val="0"/>
      <w:marBottom w:val="0"/>
      <w:divBdr>
        <w:top w:val="none" w:sz="0" w:space="0" w:color="auto"/>
        <w:left w:val="none" w:sz="0" w:space="0" w:color="auto"/>
        <w:bottom w:val="none" w:sz="0" w:space="0" w:color="auto"/>
        <w:right w:val="none" w:sz="0" w:space="0" w:color="auto"/>
      </w:divBdr>
    </w:div>
    <w:div w:id="441612478">
      <w:bodyDiv w:val="1"/>
      <w:marLeft w:val="0"/>
      <w:marRight w:val="0"/>
      <w:marTop w:val="0"/>
      <w:marBottom w:val="0"/>
      <w:divBdr>
        <w:top w:val="none" w:sz="0" w:space="0" w:color="auto"/>
        <w:left w:val="none" w:sz="0" w:space="0" w:color="auto"/>
        <w:bottom w:val="none" w:sz="0" w:space="0" w:color="auto"/>
        <w:right w:val="none" w:sz="0" w:space="0" w:color="auto"/>
      </w:divBdr>
    </w:div>
    <w:div w:id="441656817">
      <w:bodyDiv w:val="1"/>
      <w:marLeft w:val="0"/>
      <w:marRight w:val="0"/>
      <w:marTop w:val="0"/>
      <w:marBottom w:val="0"/>
      <w:divBdr>
        <w:top w:val="none" w:sz="0" w:space="0" w:color="auto"/>
        <w:left w:val="none" w:sz="0" w:space="0" w:color="auto"/>
        <w:bottom w:val="none" w:sz="0" w:space="0" w:color="auto"/>
        <w:right w:val="none" w:sz="0" w:space="0" w:color="auto"/>
      </w:divBdr>
    </w:div>
    <w:div w:id="448940959">
      <w:bodyDiv w:val="1"/>
      <w:marLeft w:val="0"/>
      <w:marRight w:val="0"/>
      <w:marTop w:val="0"/>
      <w:marBottom w:val="0"/>
      <w:divBdr>
        <w:top w:val="none" w:sz="0" w:space="0" w:color="auto"/>
        <w:left w:val="none" w:sz="0" w:space="0" w:color="auto"/>
        <w:bottom w:val="none" w:sz="0" w:space="0" w:color="auto"/>
        <w:right w:val="none" w:sz="0" w:space="0" w:color="auto"/>
      </w:divBdr>
    </w:div>
    <w:div w:id="449931282">
      <w:bodyDiv w:val="1"/>
      <w:marLeft w:val="0"/>
      <w:marRight w:val="0"/>
      <w:marTop w:val="0"/>
      <w:marBottom w:val="0"/>
      <w:divBdr>
        <w:top w:val="none" w:sz="0" w:space="0" w:color="auto"/>
        <w:left w:val="none" w:sz="0" w:space="0" w:color="auto"/>
        <w:bottom w:val="none" w:sz="0" w:space="0" w:color="auto"/>
        <w:right w:val="none" w:sz="0" w:space="0" w:color="auto"/>
      </w:divBdr>
    </w:div>
    <w:div w:id="452797360">
      <w:bodyDiv w:val="1"/>
      <w:marLeft w:val="0"/>
      <w:marRight w:val="0"/>
      <w:marTop w:val="0"/>
      <w:marBottom w:val="0"/>
      <w:divBdr>
        <w:top w:val="none" w:sz="0" w:space="0" w:color="auto"/>
        <w:left w:val="none" w:sz="0" w:space="0" w:color="auto"/>
        <w:bottom w:val="none" w:sz="0" w:space="0" w:color="auto"/>
        <w:right w:val="none" w:sz="0" w:space="0" w:color="auto"/>
      </w:divBdr>
    </w:div>
    <w:div w:id="455560664">
      <w:bodyDiv w:val="1"/>
      <w:marLeft w:val="0"/>
      <w:marRight w:val="0"/>
      <w:marTop w:val="0"/>
      <w:marBottom w:val="0"/>
      <w:divBdr>
        <w:top w:val="none" w:sz="0" w:space="0" w:color="auto"/>
        <w:left w:val="none" w:sz="0" w:space="0" w:color="auto"/>
        <w:bottom w:val="none" w:sz="0" w:space="0" w:color="auto"/>
        <w:right w:val="none" w:sz="0" w:space="0" w:color="auto"/>
      </w:divBdr>
    </w:div>
    <w:div w:id="463933357">
      <w:bodyDiv w:val="1"/>
      <w:marLeft w:val="0"/>
      <w:marRight w:val="0"/>
      <w:marTop w:val="0"/>
      <w:marBottom w:val="0"/>
      <w:divBdr>
        <w:top w:val="none" w:sz="0" w:space="0" w:color="auto"/>
        <w:left w:val="none" w:sz="0" w:space="0" w:color="auto"/>
        <w:bottom w:val="none" w:sz="0" w:space="0" w:color="auto"/>
        <w:right w:val="none" w:sz="0" w:space="0" w:color="auto"/>
      </w:divBdr>
    </w:div>
    <w:div w:id="466899682">
      <w:bodyDiv w:val="1"/>
      <w:marLeft w:val="0"/>
      <w:marRight w:val="0"/>
      <w:marTop w:val="0"/>
      <w:marBottom w:val="0"/>
      <w:divBdr>
        <w:top w:val="none" w:sz="0" w:space="0" w:color="auto"/>
        <w:left w:val="none" w:sz="0" w:space="0" w:color="auto"/>
        <w:bottom w:val="none" w:sz="0" w:space="0" w:color="auto"/>
        <w:right w:val="none" w:sz="0" w:space="0" w:color="auto"/>
      </w:divBdr>
    </w:div>
    <w:div w:id="469177615">
      <w:bodyDiv w:val="1"/>
      <w:marLeft w:val="0"/>
      <w:marRight w:val="0"/>
      <w:marTop w:val="0"/>
      <w:marBottom w:val="0"/>
      <w:divBdr>
        <w:top w:val="none" w:sz="0" w:space="0" w:color="auto"/>
        <w:left w:val="none" w:sz="0" w:space="0" w:color="auto"/>
        <w:bottom w:val="none" w:sz="0" w:space="0" w:color="auto"/>
        <w:right w:val="none" w:sz="0" w:space="0" w:color="auto"/>
      </w:divBdr>
    </w:div>
    <w:div w:id="469787810">
      <w:bodyDiv w:val="1"/>
      <w:marLeft w:val="0"/>
      <w:marRight w:val="0"/>
      <w:marTop w:val="0"/>
      <w:marBottom w:val="0"/>
      <w:divBdr>
        <w:top w:val="none" w:sz="0" w:space="0" w:color="auto"/>
        <w:left w:val="none" w:sz="0" w:space="0" w:color="auto"/>
        <w:bottom w:val="none" w:sz="0" w:space="0" w:color="auto"/>
        <w:right w:val="none" w:sz="0" w:space="0" w:color="auto"/>
      </w:divBdr>
    </w:div>
    <w:div w:id="470251029">
      <w:bodyDiv w:val="1"/>
      <w:marLeft w:val="0"/>
      <w:marRight w:val="0"/>
      <w:marTop w:val="0"/>
      <w:marBottom w:val="0"/>
      <w:divBdr>
        <w:top w:val="none" w:sz="0" w:space="0" w:color="auto"/>
        <w:left w:val="none" w:sz="0" w:space="0" w:color="auto"/>
        <w:bottom w:val="none" w:sz="0" w:space="0" w:color="auto"/>
        <w:right w:val="none" w:sz="0" w:space="0" w:color="auto"/>
      </w:divBdr>
    </w:div>
    <w:div w:id="470942699">
      <w:bodyDiv w:val="1"/>
      <w:marLeft w:val="0"/>
      <w:marRight w:val="0"/>
      <w:marTop w:val="0"/>
      <w:marBottom w:val="0"/>
      <w:divBdr>
        <w:top w:val="none" w:sz="0" w:space="0" w:color="auto"/>
        <w:left w:val="none" w:sz="0" w:space="0" w:color="auto"/>
        <w:bottom w:val="none" w:sz="0" w:space="0" w:color="auto"/>
        <w:right w:val="none" w:sz="0" w:space="0" w:color="auto"/>
      </w:divBdr>
    </w:div>
    <w:div w:id="473374624">
      <w:bodyDiv w:val="1"/>
      <w:marLeft w:val="0"/>
      <w:marRight w:val="0"/>
      <w:marTop w:val="0"/>
      <w:marBottom w:val="0"/>
      <w:divBdr>
        <w:top w:val="none" w:sz="0" w:space="0" w:color="auto"/>
        <w:left w:val="none" w:sz="0" w:space="0" w:color="auto"/>
        <w:bottom w:val="none" w:sz="0" w:space="0" w:color="auto"/>
        <w:right w:val="none" w:sz="0" w:space="0" w:color="auto"/>
      </w:divBdr>
    </w:div>
    <w:div w:id="479419760">
      <w:bodyDiv w:val="1"/>
      <w:marLeft w:val="0"/>
      <w:marRight w:val="0"/>
      <w:marTop w:val="0"/>
      <w:marBottom w:val="0"/>
      <w:divBdr>
        <w:top w:val="none" w:sz="0" w:space="0" w:color="auto"/>
        <w:left w:val="none" w:sz="0" w:space="0" w:color="auto"/>
        <w:bottom w:val="none" w:sz="0" w:space="0" w:color="auto"/>
        <w:right w:val="none" w:sz="0" w:space="0" w:color="auto"/>
      </w:divBdr>
    </w:div>
    <w:div w:id="483206920">
      <w:bodyDiv w:val="1"/>
      <w:marLeft w:val="0"/>
      <w:marRight w:val="0"/>
      <w:marTop w:val="0"/>
      <w:marBottom w:val="0"/>
      <w:divBdr>
        <w:top w:val="none" w:sz="0" w:space="0" w:color="auto"/>
        <w:left w:val="none" w:sz="0" w:space="0" w:color="auto"/>
        <w:bottom w:val="none" w:sz="0" w:space="0" w:color="auto"/>
        <w:right w:val="none" w:sz="0" w:space="0" w:color="auto"/>
      </w:divBdr>
    </w:div>
    <w:div w:id="487214605">
      <w:bodyDiv w:val="1"/>
      <w:marLeft w:val="0"/>
      <w:marRight w:val="0"/>
      <w:marTop w:val="0"/>
      <w:marBottom w:val="0"/>
      <w:divBdr>
        <w:top w:val="none" w:sz="0" w:space="0" w:color="auto"/>
        <w:left w:val="none" w:sz="0" w:space="0" w:color="auto"/>
        <w:bottom w:val="none" w:sz="0" w:space="0" w:color="auto"/>
        <w:right w:val="none" w:sz="0" w:space="0" w:color="auto"/>
      </w:divBdr>
    </w:div>
    <w:div w:id="487406478">
      <w:bodyDiv w:val="1"/>
      <w:marLeft w:val="0"/>
      <w:marRight w:val="0"/>
      <w:marTop w:val="0"/>
      <w:marBottom w:val="0"/>
      <w:divBdr>
        <w:top w:val="none" w:sz="0" w:space="0" w:color="auto"/>
        <w:left w:val="none" w:sz="0" w:space="0" w:color="auto"/>
        <w:bottom w:val="none" w:sz="0" w:space="0" w:color="auto"/>
        <w:right w:val="none" w:sz="0" w:space="0" w:color="auto"/>
      </w:divBdr>
    </w:div>
    <w:div w:id="493768358">
      <w:bodyDiv w:val="1"/>
      <w:marLeft w:val="0"/>
      <w:marRight w:val="0"/>
      <w:marTop w:val="0"/>
      <w:marBottom w:val="0"/>
      <w:divBdr>
        <w:top w:val="none" w:sz="0" w:space="0" w:color="auto"/>
        <w:left w:val="none" w:sz="0" w:space="0" w:color="auto"/>
        <w:bottom w:val="none" w:sz="0" w:space="0" w:color="auto"/>
        <w:right w:val="none" w:sz="0" w:space="0" w:color="auto"/>
      </w:divBdr>
    </w:div>
    <w:div w:id="494880564">
      <w:bodyDiv w:val="1"/>
      <w:marLeft w:val="0"/>
      <w:marRight w:val="0"/>
      <w:marTop w:val="0"/>
      <w:marBottom w:val="0"/>
      <w:divBdr>
        <w:top w:val="none" w:sz="0" w:space="0" w:color="auto"/>
        <w:left w:val="none" w:sz="0" w:space="0" w:color="auto"/>
        <w:bottom w:val="none" w:sz="0" w:space="0" w:color="auto"/>
        <w:right w:val="none" w:sz="0" w:space="0" w:color="auto"/>
      </w:divBdr>
    </w:div>
    <w:div w:id="495270688">
      <w:bodyDiv w:val="1"/>
      <w:marLeft w:val="0"/>
      <w:marRight w:val="0"/>
      <w:marTop w:val="0"/>
      <w:marBottom w:val="0"/>
      <w:divBdr>
        <w:top w:val="none" w:sz="0" w:space="0" w:color="auto"/>
        <w:left w:val="none" w:sz="0" w:space="0" w:color="auto"/>
        <w:bottom w:val="none" w:sz="0" w:space="0" w:color="auto"/>
        <w:right w:val="none" w:sz="0" w:space="0" w:color="auto"/>
      </w:divBdr>
    </w:div>
    <w:div w:id="506988481">
      <w:bodyDiv w:val="1"/>
      <w:marLeft w:val="0"/>
      <w:marRight w:val="0"/>
      <w:marTop w:val="0"/>
      <w:marBottom w:val="0"/>
      <w:divBdr>
        <w:top w:val="none" w:sz="0" w:space="0" w:color="auto"/>
        <w:left w:val="none" w:sz="0" w:space="0" w:color="auto"/>
        <w:bottom w:val="none" w:sz="0" w:space="0" w:color="auto"/>
        <w:right w:val="none" w:sz="0" w:space="0" w:color="auto"/>
      </w:divBdr>
    </w:div>
    <w:div w:id="509226110">
      <w:bodyDiv w:val="1"/>
      <w:marLeft w:val="0"/>
      <w:marRight w:val="0"/>
      <w:marTop w:val="0"/>
      <w:marBottom w:val="0"/>
      <w:divBdr>
        <w:top w:val="none" w:sz="0" w:space="0" w:color="auto"/>
        <w:left w:val="none" w:sz="0" w:space="0" w:color="auto"/>
        <w:bottom w:val="none" w:sz="0" w:space="0" w:color="auto"/>
        <w:right w:val="none" w:sz="0" w:space="0" w:color="auto"/>
      </w:divBdr>
    </w:div>
    <w:div w:id="514076966">
      <w:bodyDiv w:val="1"/>
      <w:marLeft w:val="0"/>
      <w:marRight w:val="0"/>
      <w:marTop w:val="0"/>
      <w:marBottom w:val="0"/>
      <w:divBdr>
        <w:top w:val="none" w:sz="0" w:space="0" w:color="auto"/>
        <w:left w:val="none" w:sz="0" w:space="0" w:color="auto"/>
        <w:bottom w:val="none" w:sz="0" w:space="0" w:color="auto"/>
        <w:right w:val="none" w:sz="0" w:space="0" w:color="auto"/>
      </w:divBdr>
    </w:div>
    <w:div w:id="522287474">
      <w:bodyDiv w:val="1"/>
      <w:marLeft w:val="0"/>
      <w:marRight w:val="0"/>
      <w:marTop w:val="0"/>
      <w:marBottom w:val="0"/>
      <w:divBdr>
        <w:top w:val="none" w:sz="0" w:space="0" w:color="auto"/>
        <w:left w:val="none" w:sz="0" w:space="0" w:color="auto"/>
        <w:bottom w:val="none" w:sz="0" w:space="0" w:color="auto"/>
        <w:right w:val="none" w:sz="0" w:space="0" w:color="auto"/>
      </w:divBdr>
    </w:div>
    <w:div w:id="525868688">
      <w:bodyDiv w:val="1"/>
      <w:marLeft w:val="0"/>
      <w:marRight w:val="0"/>
      <w:marTop w:val="0"/>
      <w:marBottom w:val="0"/>
      <w:divBdr>
        <w:top w:val="none" w:sz="0" w:space="0" w:color="auto"/>
        <w:left w:val="none" w:sz="0" w:space="0" w:color="auto"/>
        <w:bottom w:val="none" w:sz="0" w:space="0" w:color="auto"/>
        <w:right w:val="none" w:sz="0" w:space="0" w:color="auto"/>
      </w:divBdr>
    </w:div>
    <w:div w:id="527722592">
      <w:bodyDiv w:val="1"/>
      <w:marLeft w:val="0"/>
      <w:marRight w:val="0"/>
      <w:marTop w:val="0"/>
      <w:marBottom w:val="0"/>
      <w:divBdr>
        <w:top w:val="none" w:sz="0" w:space="0" w:color="auto"/>
        <w:left w:val="none" w:sz="0" w:space="0" w:color="auto"/>
        <w:bottom w:val="none" w:sz="0" w:space="0" w:color="auto"/>
        <w:right w:val="none" w:sz="0" w:space="0" w:color="auto"/>
      </w:divBdr>
    </w:div>
    <w:div w:id="532152857">
      <w:bodyDiv w:val="1"/>
      <w:marLeft w:val="0"/>
      <w:marRight w:val="0"/>
      <w:marTop w:val="0"/>
      <w:marBottom w:val="0"/>
      <w:divBdr>
        <w:top w:val="none" w:sz="0" w:space="0" w:color="auto"/>
        <w:left w:val="none" w:sz="0" w:space="0" w:color="auto"/>
        <w:bottom w:val="none" w:sz="0" w:space="0" w:color="auto"/>
        <w:right w:val="none" w:sz="0" w:space="0" w:color="auto"/>
      </w:divBdr>
    </w:div>
    <w:div w:id="538399147">
      <w:bodyDiv w:val="1"/>
      <w:marLeft w:val="0"/>
      <w:marRight w:val="0"/>
      <w:marTop w:val="0"/>
      <w:marBottom w:val="0"/>
      <w:divBdr>
        <w:top w:val="none" w:sz="0" w:space="0" w:color="auto"/>
        <w:left w:val="none" w:sz="0" w:space="0" w:color="auto"/>
        <w:bottom w:val="none" w:sz="0" w:space="0" w:color="auto"/>
        <w:right w:val="none" w:sz="0" w:space="0" w:color="auto"/>
      </w:divBdr>
    </w:div>
    <w:div w:id="539130294">
      <w:bodyDiv w:val="1"/>
      <w:marLeft w:val="0"/>
      <w:marRight w:val="0"/>
      <w:marTop w:val="0"/>
      <w:marBottom w:val="0"/>
      <w:divBdr>
        <w:top w:val="none" w:sz="0" w:space="0" w:color="auto"/>
        <w:left w:val="none" w:sz="0" w:space="0" w:color="auto"/>
        <w:bottom w:val="none" w:sz="0" w:space="0" w:color="auto"/>
        <w:right w:val="none" w:sz="0" w:space="0" w:color="auto"/>
      </w:divBdr>
      <w:divsChild>
        <w:div w:id="406807398">
          <w:marLeft w:val="0"/>
          <w:marRight w:val="0"/>
          <w:marTop w:val="0"/>
          <w:marBottom w:val="0"/>
          <w:divBdr>
            <w:top w:val="none" w:sz="0" w:space="0" w:color="auto"/>
            <w:left w:val="none" w:sz="0" w:space="0" w:color="auto"/>
            <w:bottom w:val="none" w:sz="0" w:space="0" w:color="auto"/>
            <w:right w:val="none" w:sz="0" w:space="0" w:color="auto"/>
          </w:divBdr>
        </w:div>
        <w:div w:id="416244453">
          <w:marLeft w:val="0"/>
          <w:marRight w:val="0"/>
          <w:marTop w:val="0"/>
          <w:marBottom w:val="0"/>
          <w:divBdr>
            <w:top w:val="none" w:sz="0" w:space="0" w:color="auto"/>
            <w:left w:val="none" w:sz="0" w:space="0" w:color="auto"/>
            <w:bottom w:val="none" w:sz="0" w:space="0" w:color="auto"/>
            <w:right w:val="none" w:sz="0" w:space="0" w:color="auto"/>
          </w:divBdr>
        </w:div>
        <w:div w:id="428694550">
          <w:marLeft w:val="0"/>
          <w:marRight w:val="0"/>
          <w:marTop w:val="0"/>
          <w:marBottom w:val="0"/>
          <w:divBdr>
            <w:top w:val="none" w:sz="0" w:space="0" w:color="auto"/>
            <w:left w:val="none" w:sz="0" w:space="0" w:color="auto"/>
            <w:bottom w:val="none" w:sz="0" w:space="0" w:color="auto"/>
            <w:right w:val="none" w:sz="0" w:space="0" w:color="auto"/>
          </w:divBdr>
        </w:div>
        <w:div w:id="1358701421">
          <w:marLeft w:val="0"/>
          <w:marRight w:val="0"/>
          <w:marTop w:val="0"/>
          <w:marBottom w:val="0"/>
          <w:divBdr>
            <w:top w:val="none" w:sz="0" w:space="0" w:color="auto"/>
            <w:left w:val="none" w:sz="0" w:space="0" w:color="auto"/>
            <w:bottom w:val="none" w:sz="0" w:space="0" w:color="auto"/>
            <w:right w:val="none" w:sz="0" w:space="0" w:color="auto"/>
          </w:divBdr>
        </w:div>
        <w:div w:id="1397781930">
          <w:marLeft w:val="0"/>
          <w:marRight w:val="0"/>
          <w:marTop w:val="0"/>
          <w:marBottom w:val="0"/>
          <w:divBdr>
            <w:top w:val="none" w:sz="0" w:space="0" w:color="auto"/>
            <w:left w:val="none" w:sz="0" w:space="0" w:color="auto"/>
            <w:bottom w:val="none" w:sz="0" w:space="0" w:color="auto"/>
            <w:right w:val="none" w:sz="0" w:space="0" w:color="auto"/>
          </w:divBdr>
        </w:div>
        <w:div w:id="1735204705">
          <w:marLeft w:val="0"/>
          <w:marRight w:val="0"/>
          <w:marTop w:val="0"/>
          <w:marBottom w:val="0"/>
          <w:divBdr>
            <w:top w:val="none" w:sz="0" w:space="0" w:color="auto"/>
            <w:left w:val="none" w:sz="0" w:space="0" w:color="auto"/>
            <w:bottom w:val="none" w:sz="0" w:space="0" w:color="auto"/>
            <w:right w:val="none" w:sz="0" w:space="0" w:color="auto"/>
          </w:divBdr>
        </w:div>
        <w:div w:id="1779249061">
          <w:marLeft w:val="0"/>
          <w:marRight w:val="0"/>
          <w:marTop w:val="0"/>
          <w:marBottom w:val="0"/>
          <w:divBdr>
            <w:top w:val="none" w:sz="0" w:space="0" w:color="auto"/>
            <w:left w:val="none" w:sz="0" w:space="0" w:color="auto"/>
            <w:bottom w:val="none" w:sz="0" w:space="0" w:color="auto"/>
            <w:right w:val="none" w:sz="0" w:space="0" w:color="auto"/>
          </w:divBdr>
        </w:div>
      </w:divsChild>
    </w:div>
    <w:div w:id="545070504">
      <w:bodyDiv w:val="1"/>
      <w:marLeft w:val="0"/>
      <w:marRight w:val="0"/>
      <w:marTop w:val="0"/>
      <w:marBottom w:val="0"/>
      <w:divBdr>
        <w:top w:val="none" w:sz="0" w:space="0" w:color="auto"/>
        <w:left w:val="none" w:sz="0" w:space="0" w:color="auto"/>
        <w:bottom w:val="none" w:sz="0" w:space="0" w:color="auto"/>
        <w:right w:val="none" w:sz="0" w:space="0" w:color="auto"/>
      </w:divBdr>
    </w:div>
    <w:div w:id="546531232">
      <w:bodyDiv w:val="1"/>
      <w:marLeft w:val="0"/>
      <w:marRight w:val="0"/>
      <w:marTop w:val="0"/>
      <w:marBottom w:val="0"/>
      <w:divBdr>
        <w:top w:val="none" w:sz="0" w:space="0" w:color="auto"/>
        <w:left w:val="none" w:sz="0" w:space="0" w:color="auto"/>
        <w:bottom w:val="none" w:sz="0" w:space="0" w:color="auto"/>
        <w:right w:val="none" w:sz="0" w:space="0" w:color="auto"/>
      </w:divBdr>
    </w:div>
    <w:div w:id="548806876">
      <w:bodyDiv w:val="1"/>
      <w:marLeft w:val="0"/>
      <w:marRight w:val="0"/>
      <w:marTop w:val="0"/>
      <w:marBottom w:val="0"/>
      <w:divBdr>
        <w:top w:val="none" w:sz="0" w:space="0" w:color="auto"/>
        <w:left w:val="none" w:sz="0" w:space="0" w:color="auto"/>
        <w:bottom w:val="none" w:sz="0" w:space="0" w:color="auto"/>
        <w:right w:val="none" w:sz="0" w:space="0" w:color="auto"/>
      </w:divBdr>
    </w:div>
    <w:div w:id="549192782">
      <w:bodyDiv w:val="1"/>
      <w:marLeft w:val="0"/>
      <w:marRight w:val="0"/>
      <w:marTop w:val="0"/>
      <w:marBottom w:val="0"/>
      <w:divBdr>
        <w:top w:val="none" w:sz="0" w:space="0" w:color="auto"/>
        <w:left w:val="none" w:sz="0" w:space="0" w:color="auto"/>
        <w:bottom w:val="none" w:sz="0" w:space="0" w:color="auto"/>
        <w:right w:val="none" w:sz="0" w:space="0" w:color="auto"/>
      </w:divBdr>
    </w:div>
    <w:div w:id="551699735">
      <w:bodyDiv w:val="1"/>
      <w:marLeft w:val="0"/>
      <w:marRight w:val="0"/>
      <w:marTop w:val="0"/>
      <w:marBottom w:val="0"/>
      <w:divBdr>
        <w:top w:val="none" w:sz="0" w:space="0" w:color="auto"/>
        <w:left w:val="none" w:sz="0" w:space="0" w:color="auto"/>
        <w:bottom w:val="none" w:sz="0" w:space="0" w:color="auto"/>
        <w:right w:val="none" w:sz="0" w:space="0" w:color="auto"/>
      </w:divBdr>
    </w:div>
    <w:div w:id="555288314">
      <w:bodyDiv w:val="1"/>
      <w:marLeft w:val="0"/>
      <w:marRight w:val="0"/>
      <w:marTop w:val="0"/>
      <w:marBottom w:val="0"/>
      <w:divBdr>
        <w:top w:val="none" w:sz="0" w:space="0" w:color="auto"/>
        <w:left w:val="none" w:sz="0" w:space="0" w:color="auto"/>
        <w:bottom w:val="none" w:sz="0" w:space="0" w:color="auto"/>
        <w:right w:val="none" w:sz="0" w:space="0" w:color="auto"/>
      </w:divBdr>
    </w:div>
    <w:div w:id="555357837">
      <w:bodyDiv w:val="1"/>
      <w:marLeft w:val="0"/>
      <w:marRight w:val="0"/>
      <w:marTop w:val="0"/>
      <w:marBottom w:val="0"/>
      <w:divBdr>
        <w:top w:val="none" w:sz="0" w:space="0" w:color="auto"/>
        <w:left w:val="none" w:sz="0" w:space="0" w:color="auto"/>
        <w:bottom w:val="none" w:sz="0" w:space="0" w:color="auto"/>
        <w:right w:val="none" w:sz="0" w:space="0" w:color="auto"/>
      </w:divBdr>
    </w:div>
    <w:div w:id="556622661">
      <w:bodyDiv w:val="1"/>
      <w:marLeft w:val="0"/>
      <w:marRight w:val="0"/>
      <w:marTop w:val="0"/>
      <w:marBottom w:val="0"/>
      <w:divBdr>
        <w:top w:val="none" w:sz="0" w:space="0" w:color="auto"/>
        <w:left w:val="none" w:sz="0" w:space="0" w:color="auto"/>
        <w:bottom w:val="none" w:sz="0" w:space="0" w:color="auto"/>
        <w:right w:val="none" w:sz="0" w:space="0" w:color="auto"/>
      </w:divBdr>
    </w:div>
    <w:div w:id="557671056">
      <w:bodyDiv w:val="1"/>
      <w:marLeft w:val="0"/>
      <w:marRight w:val="0"/>
      <w:marTop w:val="0"/>
      <w:marBottom w:val="0"/>
      <w:divBdr>
        <w:top w:val="none" w:sz="0" w:space="0" w:color="auto"/>
        <w:left w:val="none" w:sz="0" w:space="0" w:color="auto"/>
        <w:bottom w:val="none" w:sz="0" w:space="0" w:color="auto"/>
        <w:right w:val="none" w:sz="0" w:space="0" w:color="auto"/>
      </w:divBdr>
    </w:div>
    <w:div w:id="559026224">
      <w:bodyDiv w:val="1"/>
      <w:marLeft w:val="0"/>
      <w:marRight w:val="0"/>
      <w:marTop w:val="0"/>
      <w:marBottom w:val="0"/>
      <w:divBdr>
        <w:top w:val="none" w:sz="0" w:space="0" w:color="auto"/>
        <w:left w:val="none" w:sz="0" w:space="0" w:color="auto"/>
        <w:bottom w:val="none" w:sz="0" w:space="0" w:color="auto"/>
        <w:right w:val="none" w:sz="0" w:space="0" w:color="auto"/>
      </w:divBdr>
    </w:div>
    <w:div w:id="563680424">
      <w:bodyDiv w:val="1"/>
      <w:marLeft w:val="0"/>
      <w:marRight w:val="0"/>
      <w:marTop w:val="0"/>
      <w:marBottom w:val="0"/>
      <w:divBdr>
        <w:top w:val="none" w:sz="0" w:space="0" w:color="auto"/>
        <w:left w:val="none" w:sz="0" w:space="0" w:color="auto"/>
        <w:bottom w:val="none" w:sz="0" w:space="0" w:color="auto"/>
        <w:right w:val="none" w:sz="0" w:space="0" w:color="auto"/>
      </w:divBdr>
    </w:div>
    <w:div w:id="565923046">
      <w:bodyDiv w:val="1"/>
      <w:marLeft w:val="0"/>
      <w:marRight w:val="0"/>
      <w:marTop w:val="0"/>
      <w:marBottom w:val="0"/>
      <w:divBdr>
        <w:top w:val="none" w:sz="0" w:space="0" w:color="auto"/>
        <w:left w:val="none" w:sz="0" w:space="0" w:color="auto"/>
        <w:bottom w:val="none" w:sz="0" w:space="0" w:color="auto"/>
        <w:right w:val="none" w:sz="0" w:space="0" w:color="auto"/>
      </w:divBdr>
    </w:div>
    <w:div w:id="566307262">
      <w:bodyDiv w:val="1"/>
      <w:marLeft w:val="0"/>
      <w:marRight w:val="0"/>
      <w:marTop w:val="0"/>
      <w:marBottom w:val="0"/>
      <w:divBdr>
        <w:top w:val="none" w:sz="0" w:space="0" w:color="auto"/>
        <w:left w:val="none" w:sz="0" w:space="0" w:color="auto"/>
        <w:bottom w:val="none" w:sz="0" w:space="0" w:color="auto"/>
        <w:right w:val="none" w:sz="0" w:space="0" w:color="auto"/>
      </w:divBdr>
    </w:div>
    <w:div w:id="576014592">
      <w:bodyDiv w:val="1"/>
      <w:marLeft w:val="0"/>
      <w:marRight w:val="0"/>
      <w:marTop w:val="0"/>
      <w:marBottom w:val="0"/>
      <w:divBdr>
        <w:top w:val="none" w:sz="0" w:space="0" w:color="auto"/>
        <w:left w:val="none" w:sz="0" w:space="0" w:color="auto"/>
        <w:bottom w:val="none" w:sz="0" w:space="0" w:color="auto"/>
        <w:right w:val="none" w:sz="0" w:space="0" w:color="auto"/>
      </w:divBdr>
    </w:div>
    <w:div w:id="578170506">
      <w:bodyDiv w:val="1"/>
      <w:marLeft w:val="0"/>
      <w:marRight w:val="0"/>
      <w:marTop w:val="0"/>
      <w:marBottom w:val="0"/>
      <w:divBdr>
        <w:top w:val="none" w:sz="0" w:space="0" w:color="auto"/>
        <w:left w:val="none" w:sz="0" w:space="0" w:color="auto"/>
        <w:bottom w:val="none" w:sz="0" w:space="0" w:color="auto"/>
        <w:right w:val="none" w:sz="0" w:space="0" w:color="auto"/>
      </w:divBdr>
    </w:div>
    <w:div w:id="579216865">
      <w:bodyDiv w:val="1"/>
      <w:marLeft w:val="0"/>
      <w:marRight w:val="0"/>
      <w:marTop w:val="0"/>
      <w:marBottom w:val="0"/>
      <w:divBdr>
        <w:top w:val="none" w:sz="0" w:space="0" w:color="auto"/>
        <w:left w:val="none" w:sz="0" w:space="0" w:color="auto"/>
        <w:bottom w:val="none" w:sz="0" w:space="0" w:color="auto"/>
        <w:right w:val="none" w:sz="0" w:space="0" w:color="auto"/>
      </w:divBdr>
    </w:div>
    <w:div w:id="580408181">
      <w:bodyDiv w:val="1"/>
      <w:marLeft w:val="0"/>
      <w:marRight w:val="0"/>
      <w:marTop w:val="0"/>
      <w:marBottom w:val="0"/>
      <w:divBdr>
        <w:top w:val="none" w:sz="0" w:space="0" w:color="auto"/>
        <w:left w:val="none" w:sz="0" w:space="0" w:color="auto"/>
        <w:bottom w:val="none" w:sz="0" w:space="0" w:color="auto"/>
        <w:right w:val="none" w:sz="0" w:space="0" w:color="auto"/>
      </w:divBdr>
    </w:div>
    <w:div w:id="581178337">
      <w:bodyDiv w:val="1"/>
      <w:marLeft w:val="0"/>
      <w:marRight w:val="0"/>
      <w:marTop w:val="0"/>
      <w:marBottom w:val="0"/>
      <w:divBdr>
        <w:top w:val="none" w:sz="0" w:space="0" w:color="auto"/>
        <w:left w:val="none" w:sz="0" w:space="0" w:color="auto"/>
        <w:bottom w:val="none" w:sz="0" w:space="0" w:color="auto"/>
        <w:right w:val="none" w:sz="0" w:space="0" w:color="auto"/>
      </w:divBdr>
    </w:div>
    <w:div w:id="584076271">
      <w:bodyDiv w:val="1"/>
      <w:marLeft w:val="0"/>
      <w:marRight w:val="0"/>
      <w:marTop w:val="0"/>
      <w:marBottom w:val="0"/>
      <w:divBdr>
        <w:top w:val="none" w:sz="0" w:space="0" w:color="auto"/>
        <w:left w:val="none" w:sz="0" w:space="0" w:color="auto"/>
        <w:bottom w:val="none" w:sz="0" w:space="0" w:color="auto"/>
        <w:right w:val="none" w:sz="0" w:space="0" w:color="auto"/>
      </w:divBdr>
    </w:div>
    <w:div w:id="588271469">
      <w:bodyDiv w:val="1"/>
      <w:marLeft w:val="0"/>
      <w:marRight w:val="0"/>
      <w:marTop w:val="0"/>
      <w:marBottom w:val="0"/>
      <w:divBdr>
        <w:top w:val="none" w:sz="0" w:space="0" w:color="auto"/>
        <w:left w:val="none" w:sz="0" w:space="0" w:color="auto"/>
        <w:bottom w:val="none" w:sz="0" w:space="0" w:color="auto"/>
        <w:right w:val="none" w:sz="0" w:space="0" w:color="auto"/>
      </w:divBdr>
    </w:div>
    <w:div w:id="595750393">
      <w:bodyDiv w:val="1"/>
      <w:marLeft w:val="0"/>
      <w:marRight w:val="0"/>
      <w:marTop w:val="0"/>
      <w:marBottom w:val="0"/>
      <w:divBdr>
        <w:top w:val="none" w:sz="0" w:space="0" w:color="auto"/>
        <w:left w:val="none" w:sz="0" w:space="0" w:color="auto"/>
        <w:bottom w:val="none" w:sz="0" w:space="0" w:color="auto"/>
        <w:right w:val="none" w:sz="0" w:space="0" w:color="auto"/>
      </w:divBdr>
    </w:div>
    <w:div w:id="595789277">
      <w:bodyDiv w:val="1"/>
      <w:marLeft w:val="0"/>
      <w:marRight w:val="0"/>
      <w:marTop w:val="0"/>
      <w:marBottom w:val="0"/>
      <w:divBdr>
        <w:top w:val="none" w:sz="0" w:space="0" w:color="auto"/>
        <w:left w:val="none" w:sz="0" w:space="0" w:color="auto"/>
        <w:bottom w:val="none" w:sz="0" w:space="0" w:color="auto"/>
        <w:right w:val="none" w:sz="0" w:space="0" w:color="auto"/>
      </w:divBdr>
    </w:div>
    <w:div w:id="595871832">
      <w:bodyDiv w:val="1"/>
      <w:marLeft w:val="0"/>
      <w:marRight w:val="0"/>
      <w:marTop w:val="0"/>
      <w:marBottom w:val="0"/>
      <w:divBdr>
        <w:top w:val="none" w:sz="0" w:space="0" w:color="auto"/>
        <w:left w:val="none" w:sz="0" w:space="0" w:color="auto"/>
        <w:bottom w:val="none" w:sz="0" w:space="0" w:color="auto"/>
        <w:right w:val="none" w:sz="0" w:space="0" w:color="auto"/>
      </w:divBdr>
    </w:div>
    <w:div w:id="596837929">
      <w:bodyDiv w:val="1"/>
      <w:marLeft w:val="0"/>
      <w:marRight w:val="0"/>
      <w:marTop w:val="0"/>
      <w:marBottom w:val="0"/>
      <w:divBdr>
        <w:top w:val="none" w:sz="0" w:space="0" w:color="auto"/>
        <w:left w:val="none" w:sz="0" w:space="0" w:color="auto"/>
        <w:bottom w:val="none" w:sz="0" w:space="0" w:color="auto"/>
        <w:right w:val="none" w:sz="0" w:space="0" w:color="auto"/>
      </w:divBdr>
    </w:div>
    <w:div w:id="598221343">
      <w:bodyDiv w:val="1"/>
      <w:marLeft w:val="0"/>
      <w:marRight w:val="0"/>
      <w:marTop w:val="0"/>
      <w:marBottom w:val="0"/>
      <w:divBdr>
        <w:top w:val="none" w:sz="0" w:space="0" w:color="auto"/>
        <w:left w:val="none" w:sz="0" w:space="0" w:color="auto"/>
        <w:bottom w:val="none" w:sz="0" w:space="0" w:color="auto"/>
        <w:right w:val="none" w:sz="0" w:space="0" w:color="auto"/>
      </w:divBdr>
    </w:div>
    <w:div w:id="599608292">
      <w:bodyDiv w:val="1"/>
      <w:marLeft w:val="0"/>
      <w:marRight w:val="0"/>
      <w:marTop w:val="0"/>
      <w:marBottom w:val="0"/>
      <w:divBdr>
        <w:top w:val="none" w:sz="0" w:space="0" w:color="auto"/>
        <w:left w:val="none" w:sz="0" w:space="0" w:color="auto"/>
        <w:bottom w:val="none" w:sz="0" w:space="0" w:color="auto"/>
        <w:right w:val="none" w:sz="0" w:space="0" w:color="auto"/>
      </w:divBdr>
    </w:div>
    <w:div w:id="599723206">
      <w:bodyDiv w:val="1"/>
      <w:marLeft w:val="0"/>
      <w:marRight w:val="0"/>
      <w:marTop w:val="0"/>
      <w:marBottom w:val="0"/>
      <w:divBdr>
        <w:top w:val="none" w:sz="0" w:space="0" w:color="auto"/>
        <w:left w:val="none" w:sz="0" w:space="0" w:color="auto"/>
        <w:bottom w:val="none" w:sz="0" w:space="0" w:color="auto"/>
        <w:right w:val="none" w:sz="0" w:space="0" w:color="auto"/>
      </w:divBdr>
    </w:div>
    <w:div w:id="601451443">
      <w:bodyDiv w:val="1"/>
      <w:marLeft w:val="0"/>
      <w:marRight w:val="0"/>
      <w:marTop w:val="0"/>
      <w:marBottom w:val="0"/>
      <w:divBdr>
        <w:top w:val="none" w:sz="0" w:space="0" w:color="auto"/>
        <w:left w:val="none" w:sz="0" w:space="0" w:color="auto"/>
        <w:bottom w:val="none" w:sz="0" w:space="0" w:color="auto"/>
        <w:right w:val="none" w:sz="0" w:space="0" w:color="auto"/>
      </w:divBdr>
    </w:div>
    <w:div w:id="609705357">
      <w:bodyDiv w:val="1"/>
      <w:marLeft w:val="0"/>
      <w:marRight w:val="0"/>
      <w:marTop w:val="0"/>
      <w:marBottom w:val="0"/>
      <w:divBdr>
        <w:top w:val="none" w:sz="0" w:space="0" w:color="auto"/>
        <w:left w:val="none" w:sz="0" w:space="0" w:color="auto"/>
        <w:bottom w:val="none" w:sz="0" w:space="0" w:color="auto"/>
        <w:right w:val="none" w:sz="0" w:space="0" w:color="auto"/>
      </w:divBdr>
    </w:div>
    <w:div w:id="611404845">
      <w:bodyDiv w:val="1"/>
      <w:marLeft w:val="0"/>
      <w:marRight w:val="0"/>
      <w:marTop w:val="0"/>
      <w:marBottom w:val="0"/>
      <w:divBdr>
        <w:top w:val="none" w:sz="0" w:space="0" w:color="auto"/>
        <w:left w:val="none" w:sz="0" w:space="0" w:color="auto"/>
        <w:bottom w:val="none" w:sz="0" w:space="0" w:color="auto"/>
        <w:right w:val="none" w:sz="0" w:space="0" w:color="auto"/>
      </w:divBdr>
    </w:div>
    <w:div w:id="612327448">
      <w:bodyDiv w:val="1"/>
      <w:marLeft w:val="0"/>
      <w:marRight w:val="0"/>
      <w:marTop w:val="0"/>
      <w:marBottom w:val="0"/>
      <w:divBdr>
        <w:top w:val="none" w:sz="0" w:space="0" w:color="auto"/>
        <w:left w:val="none" w:sz="0" w:space="0" w:color="auto"/>
        <w:bottom w:val="none" w:sz="0" w:space="0" w:color="auto"/>
        <w:right w:val="none" w:sz="0" w:space="0" w:color="auto"/>
      </w:divBdr>
    </w:div>
    <w:div w:id="619917331">
      <w:bodyDiv w:val="1"/>
      <w:marLeft w:val="0"/>
      <w:marRight w:val="0"/>
      <w:marTop w:val="0"/>
      <w:marBottom w:val="0"/>
      <w:divBdr>
        <w:top w:val="none" w:sz="0" w:space="0" w:color="auto"/>
        <w:left w:val="none" w:sz="0" w:space="0" w:color="auto"/>
        <w:bottom w:val="none" w:sz="0" w:space="0" w:color="auto"/>
        <w:right w:val="none" w:sz="0" w:space="0" w:color="auto"/>
      </w:divBdr>
    </w:div>
    <w:div w:id="625280255">
      <w:bodyDiv w:val="1"/>
      <w:marLeft w:val="0"/>
      <w:marRight w:val="0"/>
      <w:marTop w:val="0"/>
      <w:marBottom w:val="0"/>
      <w:divBdr>
        <w:top w:val="none" w:sz="0" w:space="0" w:color="auto"/>
        <w:left w:val="none" w:sz="0" w:space="0" w:color="auto"/>
        <w:bottom w:val="none" w:sz="0" w:space="0" w:color="auto"/>
        <w:right w:val="none" w:sz="0" w:space="0" w:color="auto"/>
      </w:divBdr>
    </w:div>
    <w:div w:id="627971749">
      <w:bodyDiv w:val="1"/>
      <w:marLeft w:val="0"/>
      <w:marRight w:val="0"/>
      <w:marTop w:val="0"/>
      <w:marBottom w:val="0"/>
      <w:divBdr>
        <w:top w:val="none" w:sz="0" w:space="0" w:color="auto"/>
        <w:left w:val="none" w:sz="0" w:space="0" w:color="auto"/>
        <w:bottom w:val="none" w:sz="0" w:space="0" w:color="auto"/>
        <w:right w:val="none" w:sz="0" w:space="0" w:color="auto"/>
      </w:divBdr>
    </w:div>
    <w:div w:id="637413459">
      <w:bodyDiv w:val="1"/>
      <w:marLeft w:val="0"/>
      <w:marRight w:val="0"/>
      <w:marTop w:val="0"/>
      <w:marBottom w:val="0"/>
      <w:divBdr>
        <w:top w:val="none" w:sz="0" w:space="0" w:color="auto"/>
        <w:left w:val="none" w:sz="0" w:space="0" w:color="auto"/>
        <w:bottom w:val="none" w:sz="0" w:space="0" w:color="auto"/>
        <w:right w:val="none" w:sz="0" w:space="0" w:color="auto"/>
      </w:divBdr>
    </w:div>
    <w:div w:id="638194588">
      <w:bodyDiv w:val="1"/>
      <w:marLeft w:val="0"/>
      <w:marRight w:val="0"/>
      <w:marTop w:val="0"/>
      <w:marBottom w:val="0"/>
      <w:divBdr>
        <w:top w:val="none" w:sz="0" w:space="0" w:color="auto"/>
        <w:left w:val="none" w:sz="0" w:space="0" w:color="auto"/>
        <w:bottom w:val="none" w:sz="0" w:space="0" w:color="auto"/>
        <w:right w:val="none" w:sz="0" w:space="0" w:color="auto"/>
      </w:divBdr>
    </w:div>
    <w:div w:id="639044206">
      <w:bodyDiv w:val="1"/>
      <w:marLeft w:val="0"/>
      <w:marRight w:val="0"/>
      <w:marTop w:val="0"/>
      <w:marBottom w:val="0"/>
      <w:divBdr>
        <w:top w:val="none" w:sz="0" w:space="0" w:color="auto"/>
        <w:left w:val="none" w:sz="0" w:space="0" w:color="auto"/>
        <w:bottom w:val="none" w:sz="0" w:space="0" w:color="auto"/>
        <w:right w:val="none" w:sz="0" w:space="0" w:color="auto"/>
      </w:divBdr>
    </w:div>
    <w:div w:id="647169355">
      <w:bodyDiv w:val="1"/>
      <w:marLeft w:val="0"/>
      <w:marRight w:val="0"/>
      <w:marTop w:val="0"/>
      <w:marBottom w:val="0"/>
      <w:divBdr>
        <w:top w:val="none" w:sz="0" w:space="0" w:color="auto"/>
        <w:left w:val="none" w:sz="0" w:space="0" w:color="auto"/>
        <w:bottom w:val="none" w:sz="0" w:space="0" w:color="auto"/>
        <w:right w:val="none" w:sz="0" w:space="0" w:color="auto"/>
      </w:divBdr>
    </w:div>
    <w:div w:id="649796411">
      <w:bodyDiv w:val="1"/>
      <w:marLeft w:val="0"/>
      <w:marRight w:val="0"/>
      <w:marTop w:val="0"/>
      <w:marBottom w:val="0"/>
      <w:divBdr>
        <w:top w:val="none" w:sz="0" w:space="0" w:color="auto"/>
        <w:left w:val="none" w:sz="0" w:space="0" w:color="auto"/>
        <w:bottom w:val="none" w:sz="0" w:space="0" w:color="auto"/>
        <w:right w:val="none" w:sz="0" w:space="0" w:color="auto"/>
      </w:divBdr>
    </w:div>
    <w:div w:id="650520154">
      <w:bodyDiv w:val="1"/>
      <w:marLeft w:val="0"/>
      <w:marRight w:val="0"/>
      <w:marTop w:val="0"/>
      <w:marBottom w:val="0"/>
      <w:divBdr>
        <w:top w:val="none" w:sz="0" w:space="0" w:color="auto"/>
        <w:left w:val="none" w:sz="0" w:space="0" w:color="auto"/>
        <w:bottom w:val="none" w:sz="0" w:space="0" w:color="auto"/>
        <w:right w:val="none" w:sz="0" w:space="0" w:color="auto"/>
      </w:divBdr>
    </w:div>
    <w:div w:id="656418318">
      <w:bodyDiv w:val="1"/>
      <w:marLeft w:val="0"/>
      <w:marRight w:val="0"/>
      <w:marTop w:val="0"/>
      <w:marBottom w:val="0"/>
      <w:divBdr>
        <w:top w:val="none" w:sz="0" w:space="0" w:color="auto"/>
        <w:left w:val="none" w:sz="0" w:space="0" w:color="auto"/>
        <w:bottom w:val="none" w:sz="0" w:space="0" w:color="auto"/>
        <w:right w:val="none" w:sz="0" w:space="0" w:color="auto"/>
      </w:divBdr>
    </w:div>
    <w:div w:id="664364433">
      <w:bodyDiv w:val="1"/>
      <w:marLeft w:val="0"/>
      <w:marRight w:val="0"/>
      <w:marTop w:val="0"/>
      <w:marBottom w:val="0"/>
      <w:divBdr>
        <w:top w:val="none" w:sz="0" w:space="0" w:color="auto"/>
        <w:left w:val="none" w:sz="0" w:space="0" w:color="auto"/>
        <w:bottom w:val="none" w:sz="0" w:space="0" w:color="auto"/>
        <w:right w:val="none" w:sz="0" w:space="0" w:color="auto"/>
      </w:divBdr>
    </w:div>
    <w:div w:id="667944570">
      <w:bodyDiv w:val="1"/>
      <w:marLeft w:val="0"/>
      <w:marRight w:val="0"/>
      <w:marTop w:val="0"/>
      <w:marBottom w:val="0"/>
      <w:divBdr>
        <w:top w:val="none" w:sz="0" w:space="0" w:color="auto"/>
        <w:left w:val="none" w:sz="0" w:space="0" w:color="auto"/>
        <w:bottom w:val="none" w:sz="0" w:space="0" w:color="auto"/>
        <w:right w:val="none" w:sz="0" w:space="0" w:color="auto"/>
      </w:divBdr>
    </w:div>
    <w:div w:id="669720905">
      <w:bodyDiv w:val="1"/>
      <w:marLeft w:val="0"/>
      <w:marRight w:val="0"/>
      <w:marTop w:val="0"/>
      <w:marBottom w:val="0"/>
      <w:divBdr>
        <w:top w:val="none" w:sz="0" w:space="0" w:color="auto"/>
        <w:left w:val="none" w:sz="0" w:space="0" w:color="auto"/>
        <w:bottom w:val="none" w:sz="0" w:space="0" w:color="auto"/>
        <w:right w:val="none" w:sz="0" w:space="0" w:color="auto"/>
      </w:divBdr>
    </w:div>
    <w:div w:id="670833043">
      <w:bodyDiv w:val="1"/>
      <w:marLeft w:val="0"/>
      <w:marRight w:val="0"/>
      <w:marTop w:val="0"/>
      <w:marBottom w:val="0"/>
      <w:divBdr>
        <w:top w:val="none" w:sz="0" w:space="0" w:color="auto"/>
        <w:left w:val="none" w:sz="0" w:space="0" w:color="auto"/>
        <w:bottom w:val="none" w:sz="0" w:space="0" w:color="auto"/>
        <w:right w:val="none" w:sz="0" w:space="0" w:color="auto"/>
      </w:divBdr>
    </w:div>
    <w:div w:id="674695739">
      <w:bodyDiv w:val="1"/>
      <w:marLeft w:val="0"/>
      <w:marRight w:val="0"/>
      <w:marTop w:val="0"/>
      <w:marBottom w:val="0"/>
      <w:divBdr>
        <w:top w:val="none" w:sz="0" w:space="0" w:color="auto"/>
        <w:left w:val="none" w:sz="0" w:space="0" w:color="auto"/>
        <w:bottom w:val="none" w:sz="0" w:space="0" w:color="auto"/>
        <w:right w:val="none" w:sz="0" w:space="0" w:color="auto"/>
      </w:divBdr>
    </w:div>
    <w:div w:id="674768575">
      <w:bodyDiv w:val="1"/>
      <w:marLeft w:val="0"/>
      <w:marRight w:val="0"/>
      <w:marTop w:val="0"/>
      <w:marBottom w:val="0"/>
      <w:divBdr>
        <w:top w:val="none" w:sz="0" w:space="0" w:color="auto"/>
        <w:left w:val="none" w:sz="0" w:space="0" w:color="auto"/>
        <w:bottom w:val="none" w:sz="0" w:space="0" w:color="auto"/>
        <w:right w:val="none" w:sz="0" w:space="0" w:color="auto"/>
      </w:divBdr>
    </w:div>
    <w:div w:id="677124194">
      <w:bodyDiv w:val="1"/>
      <w:marLeft w:val="0"/>
      <w:marRight w:val="0"/>
      <w:marTop w:val="0"/>
      <w:marBottom w:val="0"/>
      <w:divBdr>
        <w:top w:val="none" w:sz="0" w:space="0" w:color="auto"/>
        <w:left w:val="none" w:sz="0" w:space="0" w:color="auto"/>
        <w:bottom w:val="none" w:sz="0" w:space="0" w:color="auto"/>
        <w:right w:val="none" w:sz="0" w:space="0" w:color="auto"/>
      </w:divBdr>
    </w:div>
    <w:div w:id="677314921">
      <w:bodyDiv w:val="1"/>
      <w:marLeft w:val="0"/>
      <w:marRight w:val="0"/>
      <w:marTop w:val="0"/>
      <w:marBottom w:val="0"/>
      <w:divBdr>
        <w:top w:val="none" w:sz="0" w:space="0" w:color="auto"/>
        <w:left w:val="none" w:sz="0" w:space="0" w:color="auto"/>
        <w:bottom w:val="none" w:sz="0" w:space="0" w:color="auto"/>
        <w:right w:val="none" w:sz="0" w:space="0" w:color="auto"/>
      </w:divBdr>
    </w:div>
    <w:div w:id="678657462">
      <w:bodyDiv w:val="1"/>
      <w:marLeft w:val="0"/>
      <w:marRight w:val="0"/>
      <w:marTop w:val="0"/>
      <w:marBottom w:val="0"/>
      <w:divBdr>
        <w:top w:val="none" w:sz="0" w:space="0" w:color="auto"/>
        <w:left w:val="none" w:sz="0" w:space="0" w:color="auto"/>
        <w:bottom w:val="none" w:sz="0" w:space="0" w:color="auto"/>
        <w:right w:val="none" w:sz="0" w:space="0" w:color="auto"/>
      </w:divBdr>
    </w:div>
    <w:div w:id="681205875">
      <w:bodyDiv w:val="1"/>
      <w:marLeft w:val="0"/>
      <w:marRight w:val="0"/>
      <w:marTop w:val="0"/>
      <w:marBottom w:val="0"/>
      <w:divBdr>
        <w:top w:val="none" w:sz="0" w:space="0" w:color="auto"/>
        <w:left w:val="none" w:sz="0" w:space="0" w:color="auto"/>
        <w:bottom w:val="none" w:sz="0" w:space="0" w:color="auto"/>
        <w:right w:val="none" w:sz="0" w:space="0" w:color="auto"/>
      </w:divBdr>
    </w:div>
    <w:div w:id="683627468">
      <w:bodyDiv w:val="1"/>
      <w:marLeft w:val="0"/>
      <w:marRight w:val="0"/>
      <w:marTop w:val="0"/>
      <w:marBottom w:val="0"/>
      <w:divBdr>
        <w:top w:val="none" w:sz="0" w:space="0" w:color="auto"/>
        <w:left w:val="none" w:sz="0" w:space="0" w:color="auto"/>
        <w:bottom w:val="none" w:sz="0" w:space="0" w:color="auto"/>
        <w:right w:val="none" w:sz="0" w:space="0" w:color="auto"/>
      </w:divBdr>
    </w:div>
    <w:div w:id="684943429">
      <w:bodyDiv w:val="1"/>
      <w:marLeft w:val="0"/>
      <w:marRight w:val="0"/>
      <w:marTop w:val="0"/>
      <w:marBottom w:val="0"/>
      <w:divBdr>
        <w:top w:val="none" w:sz="0" w:space="0" w:color="auto"/>
        <w:left w:val="none" w:sz="0" w:space="0" w:color="auto"/>
        <w:bottom w:val="none" w:sz="0" w:space="0" w:color="auto"/>
        <w:right w:val="none" w:sz="0" w:space="0" w:color="auto"/>
      </w:divBdr>
    </w:div>
    <w:div w:id="689528413">
      <w:bodyDiv w:val="1"/>
      <w:marLeft w:val="0"/>
      <w:marRight w:val="0"/>
      <w:marTop w:val="0"/>
      <w:marBottom w:val="0"/>
      <w:divBdr>
        <w:top w:val="none" w:sz="0" w:space="0" w:color="auto"/>
        <w:left w:val="none" w:sz="0" w:space="0" w:color="auto"/>
        <w:bottom w:val="none" w:sz="0" w:space="0" w:color="auto"/>
        <w:right w:val="none" w:sz="0" w:space="0" w:color="auto"/>
      </w:divBdr>
    </w:div>
    <w:div w:id="689793329">
      <w:bodyDiv w:val="1"/>
      <w:marLeft w:val="0"/>
      <w:marRight w:val="0"/>
      <w:marTop w:val="0"/>
      <w:marBottom w:val="0"/>
      <w:divBdr>
        <w:top w:val="none" w:sz="0" w:space="0" w:color="auto"/>
        <w:left w:val="none" w:sz="0" w:space="0" w:color="auto"/>
        <w:bottom w:val="none" w:sz="0" w:space="0" w:color="auto"/>
        <w:right w:val="none" w:sz="0" w:space="0" w:color="auto"/>
      </w:divBdr>
    </w:div>
    <w:div w:id="698287653">
      <w:bodyDiv w:val="1"/>
      <w:marLeft w:val="0"/>
      <w:marRight w:val="0"/>
      <w:marTop w:val="0"/>
      <w:marBottom w:val="0"/>
      <w:divBdr>
        <w:top w:val="none" w:sz="0" w:space="0" w:color="auto"/>
        <w:left w:val="none" w:sz="0" w:space="0" w:color="auto"/>
        <w:bottom w:val="none" w:sz="0" w:space="0" w:color="auto"/>
        <w:right w:val="none" w:sz="0" w:space="0" w:color="auto"/>
      </w:divBdr>
    </w:div>
    <w:div w:id="699159607">
      <w:bodyDiv w:val="1"/>
      <w:marLeft w:val="0"/>
      <w:marRight w:val="0"/>
      <w:marTop w:val="0"/>
      <w:marBottom w:val="0"/>
      <w:divBdr>
        <w:top w:val="none" w:sz="0" w:space="0" w:color="auto"/>
        <w:left w:val="none" w:sz="0" w:space="0" w:color="auto"/>
        <w:bottom w:val="none" w:sz="0" w:space="0" w:color="auto"/>
        <w:right w:val="none" w:sz="0" w:space="0" w:color="auto"/>
      </w:divBdr>
    </w:div>
    <w:div w:id="715664566">
      <w:bodyDiv w:val="1"/>
      <w:marLeft w:val="0"/>
      <w:marRight w:val="0"/>
      <w:marTop w:val="0"/>
      <w:marBottom w:val="0"/>
      <w:divBdr>
        <w:top w:val="none" w:sz="0" w:space="0" w:color="auto"/>
        <w:left w:val="none" w:sz="0" w:space="0" w:color="auto"/>
        <w:bottom w:val="none" w:sz="0" w:space="0" w:color="auto"/>
        <w:right w:val="none" w:sz="0" w:space="0" w:color="auto"/>
      </w:divBdr>
    </w:div>
    <w:div w:id="717970936">
      <w:bodyDiv w:val="1"/>
      <w:marLeft w:val="0"/>
      <w:marRight w:val="0"/>
      <w:marTop w:val="0"/>
      <w:marBottom w:val="0"/>
      <w:divBdr>
        <w:top w:val="none" w:sz="0" w:space="0" w:color="auto"/>
        <w:left w:val="none" w:sz="0" w:space="0" w:color="auto"/>
        <w:bottom w:val="none" w:sz="0" w:space="0" w:color="auto"/>
        <w:right w:val="none" w:sz="0" w:space="0" w:color="auto"/>
      </w:divBdr>
    </w:div>
    <w:div w:id="718165414">
      <w:bodyDiv w:val="1"/>
      <w:marLeft w:val="0"/>
      <w:marRight w:val="0"/>
      <w:marTop w:val="0"/>
      <w:marBottom w:val="0"/>
      <w:divBdr>
        <w:top w:val="none" w:sz="0" w:space="0" w:color="auto"/>
        <w:left w:val="none" w:sz="0" w:space="0" w:color="auto"/>
        <w:bottom w:val="none" w:sz="0" w:space="0" w:color="auto"/>
        <w:right w:val="none" w:sz="0" w:space="0" w:color="auto"/>
      </w:divBdr>
    </w:div>
    <w:div w:id="720639538">
      <w:bodyDiv w:val="1"/>
      <w:marLeft w:val="0"/>
      <w:marRight w:val="0"/>
      <w:marTop w:val="0"/>
      <w:marBottom w:val="0"/>
      <w:divBdr>
        <w:top w:val="none" w:sz="0" w:space="0" w:color="auto"/>
        <w:left w:val="none" w:sz="0" w:space="0" w:color="auto"/>
        <w:bottom w:val="none" w:sz="0" w:space="0" w:color="auto"/>
        <w:right w:val="none" w:sz="0" w:space="0" w:color="auto"/>
      </w:divBdr>
    </w:div>
    <w:div w:id="732511972">
      <w:bodyDiv w:val="1"/>
      <w:marLeft w:val="0"/>
      <w:marRight w:val="0"/>
      <w:marTop w:val="0"/>
      <w:marBottom w:val="0"/>
      <w:divBdr>
        <w:top w:val="none" w:sz="0" w:space="0" w:color="auto"/>
        <w:left w:val="none" w:sz="0" w:space="0" w:color="auto"/>
        <w:bottom w:val="none" w:sz="0" w:space="0" w:color="auto"/>
        <w:right w:val="none" w:sz="0" w:space="0" w:color="auto"/>
      </w:divBdr>
    </w:div>
    <w:div w:id="733432943">
      <w:bodyDiv w:val="1"/>
      <w:marLeft w:val="0"/>
      <w:marRight w:val="0"/>
      <w:marTop w:val="0"/>
      <w:marBottom w:val="0"/>
      <w:divBdr>
        <w:top w:val="none" w:sz="0" w:space="0" w:color="auto"/>
        <w:left w:val="none" w:sz="0" w:space="0" w:color="auto"/>
        <w:bottom w:val="none" w:sz="0" w:space="0" w:color="auto"/>
        <w:right w:val="none" w:sz="0" w:space="0" w:color="auto"/>
      </w:divBdr>
    </w:div>
    <w:div w:id="735326481">
      <w:bodyDiv w:val="1"/>
      <w:marLeft w:val="0"/>
      <w:marRight w:val="0"/>
      <w:marTop w:val="0"/>
      <w:marBottom w:val="0"/>
      <w:divBdr>
        <w:top w:val="none" w:sz="0" w:space="0" w:color="auto"/>
        <w:left w:val="none" w:sz="0" w:space="0" w:color="auto"/>
        <w:bottom w:val="none" w:sz="0" w:space="0" w:color="auto"/>
        <w:right w:val="none" w:sz="0" w:space="0" w:color="auto"/>
      </w:divBdr>
    </w:div>
    <w:div w:id="741833150">
      <w:bodyDiv w:val="1"/>
      <w:marLeft w:val="0"/>
      <w:marRight w:val="0"/>
      <w:marTop w:val="0"/>
      <w:marBottom w:val="0"/>
      <w:divBdr>
        <w:top w:val="none" w:sz="0" w:space="0" w:color="auto"/>
        <w:left w:val="none" w:sz="0" w:space="0" w:color="auto"/>
        <w:bottom w:val="none" w:sz="0" w:space="0" w:color="auto"/>
        <w:right w:val="none" w:sz="0" w:space="0" w:color="auto"/>
      </w:divBdr>
    </w:div>
    <w:div w:id="746344760">
      <w:bodyDiv w:val="1"/>
      <w:marLeft w:val="0"/>
      <w:marRight w:val="0"/>
      <w:marTop w:val="0"/>
      <w:marBottom w:val="0"/>
      <w:divBdr>
        <w:top w:val="none" w:sz="0" w:space="0" w:color="auto"/>
        <w:left w:val="none" w:sz="0" w:space="0" w:color="auto"/>
        <w:bottom w:val="none" w:sz="0" w:space="0" w:color="auto"/>
        <w:right w:val="none" w:sz="0" w:space="0" w:color="auto"/>
      </w:divBdr>
    </w:div>
    <w:div w:id="753824243">
      <w:bodyDiv w:val="1"/>
      <w:marLeft w:val="0"/>
      <w:marRight w:val="0"/>
      <w:marTop w:val="0"/>
      <w:marBottom w:val="0"/>
      <w:divBdr>
        <w:top w:val="none" w:sz="0" w:space="0" w:color="auto"/>
        <w:left w:val="none" w:sz="0" w:space="0" w:color="auto"/>
        <w:bottom w:val="none" w:sz="0" w:space="0" w:color="auto"/>
        <w:right w:val="none" w:sz="0" w:space="0" w:color="auto"/>
      </w:divBdr>
    </w:div>
    <w:div w:id="760759717">
      <w:bodyDiv w:val="1"/>
      <w:marLeft w:val="0"/>
      <w:marRight w:val="0"/>
      <w:marTop w:val="0"/>
      <w:marBottom w:val="0"/>
      <w:divBdr>
        <w:top w:val="none" w:sz="0" w:space="0" w:color="auto"/>
        <w:left w:val="none" w:sz="0" w:space="0" w:color="auto"/>
        <w:bottom w:val="none" w:sz="0" w:space="0" w:color="auto"/>
        <w:right w:val="none" w:sz="0" w:space="0" w:color="auto"/>
      </w:divBdr>
    </w:div>
    <w:div w:id="762602797">
      <w:bodyDiv w:val="1"/>
      <w:marLeft w:val="0"/>
      <w:marRight w:val="0"/>
      <w:marTop w:val="0"/>
      <w:marBottom w:val="0"/>
      <w:divBdr>
        <w:top w:val="none" w:sz="0" w:space="0" w:color="auto"/>
        <w:left w:val="none" w:sz="0" w:space="0" w:color="auto"/>
        <w:bottom w:val="none" w:sz="0" w:space="0" w:color="auto"/>
        <w:right w:val="none" w:sz="0" w:space="0" w:color="auto"/>
      </w:divBdr>
    </w:div>
    <w:div w:id="763838502">
      <w:bodyDiv w:val="1"/>
      <w:marLeft w:val="0"/>
      <w:marRight w:val="0"/>
      <w:marTop w:val="0"/>
      <w:marBottom w:val="0"/>
      <w:divBdr>
        <w:top w:val="none" w:sz="0" w:space="0" w:color="auto"/>
        <w:left w:val="none" w:sz="0" w:space="0" w:color="auto"/>
        <w:bottom w:val="none" w:sz="0" w:space="0" w:color="auto"/>
        <w:right w:val="none" w:sz="0" w:space="0" w:color="auto"/>
      </w:divBdr>
    </w:div>
    <w:div w:id="768546041">
      <w:bodyDiv w:val="1"/>
      <w:marLeft w:val="0"/>
      <w:marRight w:val="0"/>
      <w:marTop w:val="0"/>
      <w:marBottom w:val="0"/>
      <w:divBdr>
        <w:top w:val="none" w:sz="0" w:space="0" w:color="auto"/>
        <w:left w:val="none" w:sz="0" w:space="0" w:color="auto"/>
        <w:bottom w:val="none" w:sz="0" w:space="0" w:color="auto"/>
        <w:right w:val="none" w:sz="0" w:space="0" w:color="auto"/>
      </w:divBdr>
    </w:div>
    <w:div w:id="771632697">
      <w:bodyDiv w:val="1"/>
      <w:marLeft w:val="0"/>
      <w:marRight w:val="0"/>
      <w:marTop w:val="0"/>
      <w:marBottom w:val="0"/>
      <w:divBdr>
        <w:top w:val="none" w:sz="0" w:space="0" w:color="auto"/>
        <w:left w:val="none" w:sz="0" w:space="0" w:color="auto"/>
        <w:bottom w:val="none" w:sz="0" w:space="0" w:color="auto"/>
        <w:right w:val="none" w:sz="0" w:space="0" w:color="auto"/>
      </w:divBdr>
    </w:div>
    <w:div w:id="772558824">
      <w:bodyDiv w:val="1"/>
      <w:marLeft w:val="0"/>
      <w:marRight w:val="0"/>
      <w:marTop w:val="0"/>
      <w:marBottom w:val="0"/>
      <w:divBdr>
        <w:top w:val="none" w:sz="0" w:space="0" w:color="auto"/>
        <w:left w:val="none" w:sz="0" w:space="0" w:color="auto"/>
        <w:bottom w:val="none" w:sz="0" w:space="0" w:color="auto"/>
        <w:right w:val="none" w:sz="0" w:space="0" w:color="auto"/>
      </w:divBdr>
    </w:div>
    <w:div w:id="773479882">
      <w:bodyDiv w:val="1"/>
      <w:marLeft w:val="0"/>
      <w:marRight w:val="0"/>
      <w:marTop w:val="0"/>
      <w:marBottom w:val="0"/>
      <w:divBdr>
        <w:top w:val="none" w:sz="0" w:space="0" w:color="auto"/>
        <w:left w:val="none" w:sz="0" w:space="0" w:color="auto"/>
        <w:bottom w:val="none" w:sz="0" w:space="0" w:color="auto"/>
        <w:right w:val="none" w:sz="0" w:space="0" w:color="auto"/>
      </w:divBdr>
      <w:divsChild>
        <w:div w:id="89668945">
          <w:marLeft w:val="0"/>
          <w:marRight w:val="0"/>
          <w:marTop w:val="0"/>
          <w:marBottom w:val="0"/>
          <w:divBdr>
            <w:top w:val="none" w:sz="0" w:space="0" w:color="auto"/>
            <w:left w:val="none" w:sz="0" w:space="0" w:color="auto"/>
            <w:bottom w:val="none" w:sz="0" w:space="0" w:color="auto"/>
            <w:right w:val="none" w:sz="0" w:space="0" w:color="auto"/>
          </w:divBdr>
        </w:div>
        <w:div w:id="136342590">
          <w:marLeft w:val="0"/>
          <w:marRight w:val="0"/>
          <w:marTop w:val="0"/>
          <w:marBottom w:val="0"/>
          <w:divBdr>
            <w:top w:val="none" w:sz="0" w:space="0" w:color="auto"/>
            <w:left w:val="none" w:sz="0" w:space="0" w:color="auto"/>
            <w:bottom w:val="none" w:sz="0" w:space="0" w:color="auto"/>
            <w:right w:val="none" w:sz="0" w:space="0" w:color="auto"/>
          </w:divBdr>
        </w:div>
        <w:div w:id="731999445">
          <w:marLeft w:val="0"/>
          <w:marRight w:val="0"/>
          <w:marTop w:val="0"/>
          <w:marBottom w:val="0"/>
          <w:divBdr>
            <w:top w:val="none" w:sz="0" w:space="0" w:color="auto"/>
            <w:left w:val="none" w:sz="0" w:space="0" w:color="auto"/>
            <w:bottom w:val="none" w:sz="0" w:space="0" w:color="auto"/>
            <w:right w:val="none" w:sz="0" w:space="0" w:color="auto"/>
          </w:divBdr>
        </w:div>
        <w:div w:id="1200778234">
          <w:marLeft w:val="0"/>
          <w:marRight w:val="0"/>
          <w:marTop w:val="0"/>
          <w:marBottom w:val="0"/>
          <w:divBdr>
            <w:top w:val="none" w:sz="0" w:space="0" w:color="auto"/>
            <w:left w:val="none" w:sz="0" w:space="0" w:color="auto"/>
            <w:bottom w:val="none" w:sz="0" w:space="0" w:color="auto"/>
            <w:right w:val="none" w:sz="0" w:space="0" w:color="auto"/>
          </w:divBdr>
        </w:div>
        <w:div w:id="1419793339">
          <w:marLeft w:val="0"/>
          <w:marRight w:val="0"/>
          <w:marTop w:val="0"/>
          <w:marBottom w:val="0"/>
          <w:divBdr>
            <w:top w:val="none" w:sz="0" w:space="0" w:color="auto"/>
            <w:left w:val="none" w:sz="0" w:space="0" w:color="auto"/>
            <w:bottom w:val="none" w:sz="0" w:space="0" w:color="auto"/>
            <w:right w:val="none" w:sz="0" w:space="0" w:color="auto"/>
          </w:divBdr>
        </w:div>
        <w:div w:id="1445348535">
          <w:marLeft w:val="0"/>
          <w:marRight w:val="0"/>
          <w:marTop w:val="0"/>
          <w:marBottom w:val="0"/>
          <w:divBdr>
            <w:top w:val="none" w:sz="0" w:space="0" w:color="auto"/>
            <w:left w:val="none" w:sz="0" w:space="0" w:color="auto"/>
            <w:bottom w:val="none" w:sz="0" w:space="0" w:color="auto"/>
            <w:right w:val="none" w:sz="0" w:space="0" w:color="auto"/>
          </w:divBdr>
        </w:div>
        <w:div w:id="1486580542">
          <w:marLeft w:val="0"/>
          <w:marRight w:val="0"/>
          <w:marTop w:val="0"/>
          <w:marBottom w:val="0"/>
          <w:divBdr>
            <w:top w:val="none" w:sz="0" w:space="0" w:color="auto"/>
            <w:left w:val="none" w:sz="0" w:space="0" w:color="auto"/>
            <w:bottom w:val="none" w:sz="0" w:space="0" w:color="auto"/>
            <w:right w:val="none" w:sz="0" w:space="0" w:color="auto"/>
          </w:divBdr>
        </w:div>
      </w:divsChild>
    </w:div>
    <w:div w:id="775910593">
      <w:bodyDiv w:val="1"/>
      <w:marLeft w:val="0"/>
      <w:marRight w:val="0"/>
      <w:marTop w:val="0"/>
      <w:marBottom w:val="0"/>
      <w:divBdr>
        <w:top w:val="none" w:sz="0" w:space="0" w:color="auto"/>
        <w:left w:val="none" w:sz="0" w:space="0" w:color="auto"/>
        <w:bottom w:val="none" w:sz="0" w:space="0" w:color="auto"/>
        <w:right w:val="none" w:sz="0" w:space="0" w:color="auto"/>
      </w:divBdr>
    </w:div>
    <w:div w:id="777869483">
      <w:bodyDiv w:val="1"/>
      <w:marLeft w:val="0"/>
      <w:marRight w:val="0"/>
      <w:marTop w:val="0"/>
      <w:marBottom w:val="0"/>
      <w:divBdr>
        <w:top w:val="none" w:sz="0" w:space="0" w:color="auto"/>
        <w:left w:val="none" w:sz="0" w:space="0" w:color="auto"/>
        <w:bottom w:val="none" w:sz="0" w:space="0" w:color="auto"/>
        <w:right w:val="none" w:sz="0" w:space="0" w:color="auto"/>
      </w:divBdr>
    </w:div>
    <w:div w:id="779301465">
      <w:bodyDiv w:val="1"/>
      <w:marLeft w:val="0"/>
      <w:marRight w:val="0"/>
      <w:marTop w:val="0"/>
      <w:marBottom w:val="0"/>
      <w:divBdr>
        <w:top w:val="none" w:sz="0" w:space="0" w:color="auto"/>
        <w:left w:val="none" w:sz="0" w:space="0" w:color="auto"/>
        <w:bottom w:val="none" w:sz="0" w:space="0" w:color="auto"/>
        <w:right w:val="none" w:sz="0" w:space="0" w:color="auto"/>
      </w:divBdr>
    </w:div>
    <w:div w:id="783842927">
      <w:bodyDiv w:val="1"/>
      <w:marLeft w:val="0"/>
      <w:marRight w:val="0"/>
      <w:marTop w:val="0"/>
      <w:marBottom w:val="0"/>
      <w:divBdr>
        <w:top w:val="none" w:sz="0" w:space="0" w:color="auto"/>
        <w:left w:val="none" w:sz="0" w:space="0" w:color="auto"/>
        <w:bottom w:val="none" w:sz="0" w:space="0" w:color="auto"/>
        <w:right w:val="none" w:sz="0" w:space="0" w:color="auto"/>
      </w:divBdr>
    </w:div>
    <w:div w:id="784740559">
      <w:bodyDiv w:val="1"/>
      <w:marLeft w:val="0"/>
      <w:marRight w:val="0"/>
      <w:marTop w:val="0"/>
      <w:marBottom w:val="0"/>
      <w:divBdr>
        <w:top w:val="none" w:sz="0" w:space="0" w:color="auto"/>
        <w:left w:val="none" w:sz="0" w:space="0" w:color="auto"/>
        <w:bottom w:val="none" w:sz="0" w:space="0" w:color="auto"/>
        <w:right w:val="none" w:sz="0" w:space="0" w:color="auto"/>
      </w:divBdr>
    </w:div>
    <w:div w:id="794524308">
      <w:bodyDiv w:val="1"/>
      <w:marLeft w:val="0"/>
      <w:marRight w:val="0"/>
      <w:marTop w:val="0"/>
      <w:marBottom w:val="0"/>
      <w:divBdr>
        <w:top w:val="none" w:sz="0" w:space="0" w:color="auto"/>
        <w:left w:val="none" w:sz="0" w:space="0" w:color="auto"/>
        <w:bottom w:val="none" w:sz="0" w:space="0" w:color="auto"/>
        <w:right w:val="none" w:sz="0" w:space="0" w:color="auto"/>
      </w:divBdr>
    </w:div>
    <w:div w:id="794717152">
      <w:bodyDiv w:val="1"/>
      <w:marLeft w:val="0"/>
      <w:marRight w:val="0"/>
      <w:marTop w:val="0"/>
      <w:marBottom w:val="0"/>
      <w:divBdr>
        <w:top w:val="none" w:sz="0" w:space="0" w:color="auto"/>
        <w:left w:val="none" w:sz="0" w:space="0" w:color="auto"/>
        <w:bottom w:val="none" w:sz="0" w:space="0" w:color="auto"/>
        <w:right w:val="none" w:sz="0" w:space="0" w:color="auto"/>
      </w:divBdr>
    </w:div>
    <w:div w:id="800877272">
      <w:bodyDiv w:val="1"/>
      <w:marLeft w:val="0"/>
      <w:marRight w:val="0"/>
      <w:marTop w:val="0"/>
      <w:marBottom w:val="0"/>
      <w:divBdr>
        <w:top w:val="none" w:sz="0" w:space="0" w:color="auto"/>
        <w:left w:val="none" w:sz="0" w:space="0" w:color="auto"/>
        <w:bottom w:val="none" w:sz="0" w:space="0" w:color="auto"/>
        <w:right w:val="none" w:sz="0" w:space="0" w:color="auto"/>
      </w:divBdr>
    </w:div>
    <w:div w:id="801071918">
      <w:bodyDiv w:val="1"/>
      <w:marLeft w:val="0"/>
      <w:marRight w:val="0"/>
      <w:marTop w:val="0"/>
      <w:marBottom w:val="0"/>
      <w:divBdr>
        <w:top w:val="none" w:sz="0" w:space="0" w:color="auto"/>
        <w:left w:val="none" w:sz="0" w:space="0" w:color="auto"/>
        <w:bottom w:val="none" w:sz="0" w:space="0" w:color="auto"/>
        <w:right w:val="none" w:sz="0" w:space="0" w:color="auto"/>
      </w:divBdr>
    </w:div>
    <w:div w:id="807937912">
      <w:bodyDiv w:val="1"/>
      <w:marLeft w:val="0"/>
      <w:marRight w:val="0"/>
      <w:marTop w:val="0"/>
      <w:marBottom w:val="0"/>
      <w:divBdr>
        <w:top w:val="none" w:sz="0" w:space="0" w:color="auto"/>
        <w:left w:val="none" w:sz="0" w:space="0" w:color="auto"/>
        <w:bottom w:val="none" w:sz="0" w:space="0" w:color="auto"/>
        <w:right w:val="none" w:sz="0" w:space="0" w:color="auto"/>
      </w:divBdr>
    </w:div>
    <w:div w:id="816992056">
      <w:bodyDiv w:val="1"/>
      <w:marLeft w:val="0"/>
      <w:marRight w:val="0"/>
      <w:marTop w:val="0"/>
      <w:marBottom w:val="0"/>
      <w:divBdr>
        <w:top w:val="none" w:sz="0" w:space="0" w:color="auto"/>
        <w:left w:val="none" w:sz="0" w:space="0" w:color="auto"/>
        <w:bottom w:val="none" w:sz="0" w:space="0" w:color="auto"/>
        <w:right w:val="none" w:sz="0" w:space="0" w:color="auto"/>
      </w:divBdr>
    </w:div>
    <w:div w:id="821777268">
      <w:bodyDiv w:val="1"/>
      <w:marLeft w:val="0"/>
      <w:marRight w:val="0"/>
      <w:marTop w:val="0"/>
      <w:marBottom w:val="0"/>
      <w:divBdr>
        <w:top w:val="none" w:sz="0" w:space="0" w:color="auto"/>
        <w:left w:val="none" w:sz="0" w:space="0" w:color="auto"/>
        <w:bottom w:val="none" w:sz="0" w:space="0" w:color="auto"/>
        <w:right w:val="none" w:sz="0" w:space="0" w:color="auto"/>
      </w:divBdr>
    </w:div>
    <w:div w:id="823158868">
      <w:bodyDiv w:val="1"/>
      <w:marLeft w:val="0"/>
      <w:marRight w:val="0"/>
      <w:marTop w:val="0"/>
      <w:marBottom w:val="0"/>
      <w:divBdr>
        <w:top w:val="none" w:sz="0" w:space="0" w:color="auto"/>
        <w:left w:val="none" w:sz="0" w:space="0" w:color="auto"/>
        <w:bottom w:val="none" w:sz="0" w:space="0" w:color="auto"/>
        <w:right w:val="none" w:sz="0" w:space="0" w:color="auto"/>
      </w:divBdr>
    </w:div>
    <w:div w:id="832912797">
      <w:bodyDiv w:val="1"/>
      <w:marLeft w:val="0"/>
      <w:marRight w:val="0"/>
      <w:marTop w:val="0"/>
      <w:marBottom w:val="0"/>
      <w:divBdr>
        <w:top w:val="none" w:sz="0" w:space="0" w:color="auto"/>
        <w:left w:val="none" w:sz="0" w:space="0" w:color="auto"/>
        <w:bottom w:val="none" w:sz="0" w:space="0" w:color="auto"/>
        <w:right w:val="none" w:sz="0" w:space="0" w:color="auto"/>
      </w:divBdr>
    </w:div>
    <w:div w:id="838618050">
      <w:bodyDiv w:val="1"/>
      <w:marLeft w:val="0"/>
      <w:marRight w:val="0"/>
      <w:marTop w:val="0"/>
      <w:marBottom w:val="0"/>
      <w:divBdr>
        <w:top w:val="none" w:sz="0" w:space="0" w:color="auto"/>
        <w:left w:val="none" w:sz="0" w:space="0" w:color="auto"/>
        <w:bottom w:val="none" w:sz="0" w:space="0" w:color="auto"/>
        <w:right w:val="none" w:sz="0" w:space="0" w:color="auto"/>
      </w:divBdr>
    </w:div>
    <w:div w:id="847720173">
      <w:bodyDiv w:val="1"/>
      <w:marLeft w:val="0"/>
      <w:marRight w:val="0"/>
      <w:marTop w:val="0"/>
      <w:marBottom w:val="0"/>
      <w:divBdr>
        <w:top w:val="none" w:sz="0" w:space="0" w:color="auto"/>
        <w:left w:val="none" w:sz="0" w:space="0" w:color="auto"/>
        <w:bottom w:val="none" w:sz="0" w:space="0" w:color="auto"/>
        <w:right w:val="none" w:sz="0" w:space="0" w:color="auto"/>
      </w:divBdr>
    </w:div>
    <w:div w:id="850729433">
      <w:bodyDiv w:val="1"/>
      <w:marLeft w:val="0"/>
      <w:marRight w:val="0"/>
      <w:marTop w:val="0"/>
      <w:marBottom w:val="0"/>
      <w:divBdr>
        <w:top w:val="none" w:sz="0" w:space="0" w:color="auto"/>
        <w:left w:val="none" w:sz="0" w:space="0" w:color="auto"/>
        <w:bottom w:val="none" w:sz="0" w:space="0" w:color="auto"/>
        <w:right w:val="none" w:sz="0" w:space="0" w:color="auto"/>
      </w:divBdr>
    </w:div>
    <w:div w:id="862399517">
      <w:bodyDiv w:val="1"/>
      <w:marLeft w:val="0"/>
      <w:marRight w:val="0"/>
      <w:marTop w:val="0"/>
      <w:marBottom w:val="0"/>
      <w:divBdr>
        <w:top w:val="none" w:sz="0" w:space="0" w:color="auto"/>
        <w:left w:val="none" w:sz="0" w:space="0" w:color="auto"/>
        <w:bottom w:val="none" w:sz="0" w:space="0" w:color="auto"/>
        <w:right w:val="none" w:sz="0" w:space="0" w:color="auto"/>
      </w:divBdr>
    </w:div>
    <w:div w:id="871529675">
      <w:bodyDiv w:val="1"/>
      <w:marLeft w:val="0"/>
      <w:marRight w:val="0"/>
      <w:marTop w:val="0"/>
      <w:marBottom w:val="0"/>
      <w:divBdr>
        <w:top w:val="none" w:sz="0" w:space="0" w:color="auto"/>
        <w:left w:val="none" w:sz="0" w:space="0" w:color="auto"/>
        <w:bottom w:val="none" w:sz="0" w:space="0" w:color="auto"/>
        <w:right w:val="none" w:sz="0" w:space="0" w:color="auto"/>
      </w:divBdr>
    </w:div>
    <w:div w:id="872040200">
      <w:bodyDiv w:val="1"/>
      <w:marLeft w:val="0"/>
      <w:marRight w:val="0"/>
      <w:marTop w:val="0"/>
      <w:marBottom w:val="0"/>
      <w:divBdr>
        <w:top w:val="none" w:sz="0" w:space="0" w:color="auto"/>
        <w:left w:val="none" w:sz="0" w:space="0" w:color="auto"/>
        <w:bottom w:val="none" w:sz="0" w:space="0" w:color="auto"/>
        <w:right w:val="none" w:sz="0" w:space="0" w:color="auto"/>
      </w:divBdr>
    </w:div>
    <w:div w:id="878123971">
      <w:bodyDiv w:val="1"/>
      <w:marLeft w:val="0"/>
      <w:marRight w:val="0"/>
      <w:marTop w:val="0"/>
      <w:marBottom w:val="0"/>
      <w:divBdr>
        <w:top w:val="none" w:sz="0" w:space="0" w:color="auto"/>
        <w:left w:val="none" w:sz="0" w:space="0" w:color="auto"/>
        <w:bottom w:val="none" w:sz="0" w:space="0" w:color="auto"/>
        <w:right w:val="none" w:sz="0" w:space="0" w:color="auto"/>
      </w:divBdr>
    </w:div>
    <w:div w:id="880633593">
      <w:bodyDiv w:val="1"/>
      <w:marLeft w:val="0"/>
      <w:marRight w:val="0"/>
      <w:marTop w:val="0"/>
      <w:marBottom w:val="0"/>
      <w:divBdr>
        <w:top w:val="none" w:sz="0" w:space="0" w:color="auto"/>
        <w:left w:val="none" w:sz="0" w:space="0" w:color="auto"/>
        <w:bottom w:val="none" w:sz="0" w:space="0" w:color="auto"/>
        <w:right w:val="none" w:sz="0" w:space="0" w:color="auto"/>
      </w:divBdr>
    </w:div>
    <w:div w:id="895703165">
      <w:bodyDiv w:val="1"/>
      <w:marLeft w:val="0"/>
      <w:marRight w:val="0"/>
      <w:marTop w:val="0"/>
      <w:marBottom w:val="0"/>
      <w:divBdr>
        <w:top w:val="none" w:sz="0" w:space="0" w:color="auto"/>
        <w:left w:val="none" w:sz="0" w:space="0" w:color="auto"/>
        <w:bottom w:val="none" w:sz="0" w:space="0" w:color="auto"/>
        <w:right w:val="none" w:sz="0" w:space="0" w:color="auto"/>
      </w:divBdr>
    </w:div>
    <w:div w:id="896470631">
      <w:bodyDiv w:val="1"/>
      <w:marLeft w:val="0"/>
      <w:marRight w:val="0"/>
      <w:marTop w:val="0"/>
      <w:marBottom w:val="0"/>
      <w:divBdr>
        <w:top w:val="none" w:sz="0" w:space="0" w:color="auto"/>
        <w:left w:val="none" w:sz="0" w:space="0" w:color="auto"/>
        <w:bottom w:val="none" w:sz="0" w:space="0" w:color="auto"/>
        <w:right w:val="none" w:sz="0" w:space="0" w:color="auto"/>
      </w:divBdr>
    </w:div>
    <w:div w:id="898397983">
      <w:bodyDiv w:val="1"/>
      <w:marLeft w:val="0"/>
      <w:marRight w:val="0"/>
      <w:marTop w:val="0"/>
      <w:marBottom w:val="0"/>
      <w:divBdr>
        <w:top w:val="none" w:sz="0" w:space="0" w:color="auto"/>
        <w:left w:val="none" w:sz="0" w:space="0" w:color="auto"/>
        <w:bottom w:val="none" w:sz="0" w:space="0" w:color="auto"/>
        <w:right w:val="none" w:sz="0" w:space="0" w:color="auto"/>
      </w:divBdr>
    </w:div>
    <w:div w:id="905922789">
      <w:bodyDiv w:val="1"/>
      <w:marLeft w:val="0"/>
      <w:marRight w:val="0"/>
      <w:marTop w:val="0"/>
      <w:marBottom w:val="0"/>
      <w:divBdr>
        <w:top w:val="none" w:sz="0" w:space="0" w:color="auto"/>
        <w:left w:val="none" w:sz="0" w:space="0" w:color="auto"/>
        <w:bottom w:val="none" w:sz="0" w:space="0" w:color="auto"/>
        <w:right w:val="none" w:sz="0" w:space="0" w:color="auto"/>
      </w:divBdr>
    </w:div>
    <w:div w:id="906650856">
      <w:bodyDiv w:val="1"/>
      <w:marLeft w:val="0"/>
      <w:marRight w:val="0"/>
      <w:marTop w:val="0"/>
      <w:marBottom w:val="0"/>
      <w:divBdr>
        <w:top w:val="none" w:sz="0" w:space="0" w:color="auto"/>
        <w:left w:val="none" w:sz="0" w:space="0" w:color="auto"/>
        <w:bottom w:val="none" w:sz="0" w:space="0" w:color="auto"/>
        <w:right w:val="none" w:sz="0" w:space="0" w:color="auto"/>
      </w:divBdr>
    </w:div>
    <w:div w:id="907422215">
      <w:bodyDiv w:val="1"/>
      <w:marLeft w:val="0"/>
      <w:marRight w:val="0"/>
      <w:marTop w:val="0"/>
      <w:marBottom w:val="0"/>
      <w:divBdr>
        <w:top w:val="none" w:sz="0" w:space="0" w:color="auto"/>
        <w:left w:val="none" w:sz="0" w:space="0" w:color="auto"/>
        <w:bottom w:val="none" w:sz="0" w:space="0" w:color="auto"/>
        <w:right w:val="none" w:sz="0" w:space="0" w:color="auto"/>
      </w:divBdr>
    </w:div>
    <w:div w:id="908997660">
      <w:bodyDiv w:val="1"/>
      <w:marLeft w:val="0"/>
      <w:marRight w:val="0"/>
      <w:marTop w:val="0"/>
      <w:marBottom w:val="0"/>
      <w:divBdr>
        <w:top w:val="none" w:sz="0" w:space="0" w:color="auto"/>
        <w:left w:val="none" w:sz="0" w:space="0" w:color="auto"/>
        <w:bottom w:val="none" w:sz="0" w:space="0" w:color="auto"/>
        <w:right w:val="none" w:sz="0" w:space="0" w:color="auto"/>
      </w:divBdr>
    </w:div>
    <w:div w:id="909148064">
      <w:bodyDiv w:val="1"/>
      <w:marLeft w:val="0"/>
      <w:marRight w:val="0"/>
      <w:marTop w:val="0"/>
      <w:marBottom w:val="0"/>
      <w:divBdr>
        <w:top w:val="none" w:sz="0" w:space="0" w:color="auto"/>
        <w:left w:val="none" w:sz="0" w:space="0" w:color="auto"/>
        <w:bottom w:val="none" w:sz="0" w:space="0" w:color="auto"/>
        <w:right w:val="none" w:sz="0" w:space="0" w:color="auto"/>
      </w:divBdr>
    </w:div>
    <w:div w:id="910235770">
      <w:bodyDiv w:val="1"/>
      <w:marLeft w:val="0"/>
      <w:marRight w:val="0"/>
      <w:marTop w:val="0"/>
      <w:marBottom w:val="0"/>
      <w:divBdr>
        <w:top w:val="none" w:sz="0" w:space="0" w:color="auto"/>
        <w:left w:val="none" w:sz="0" w:space="0" w:color="auto"/>
        <w:bottom w:val="none" w:sz="0" w:space="0" w:color="auto"/>
        <w:right w:val="none" w:sz="0" w:space="0" w:color="auto"/>
      </w:divBdr>
    </w:div>
    <w:div w:id="912009982">
      <w:bodyDiv w:val="1"/>
      <w:marLeft w:val="0"/>
      <w:marRight w:val="0"/>
      <w:marTop w:val="0"/>
      <w:marBottom w:val="0"/>
      <w:divBdr>
        <w:top w:val="none" w:sz="0" w:space="0" w:color="auto"/>
        <w:left w:val="none" w:sz="0" w:space="0" w:color="auto"/>
        <w:bottom w:val="none" w:sz="0" w:space="0" w:color="auto"/>
        <w:right w:val="none" w:sz="0" w:space="0" w:color="auto"/>
      </w:divBdr>
    </w:div>
    <w:div w:id="912741761">
      <w:bodyDiv w:val="1"/>
      <w:marLeft w:val="0"/>
      <w:marRight w:val="0"/>
      <w:marTop w:val="0"/>
      <w:marBottom w:val="0"/>
      <w:divBdr>
        <w:top w:val="none" w:sz="0" w:space="0" w:color="auto"/>
        <w:left w:val="none" w:sz="0" w:space="0" w:color="auto"/>
        <w:bottom w:val="none" w:sz="0" w:space="0" w:color="auto"/>
        <w:right w:val="none" w:sz="0" w:space="0" w:color="auto"/>
      </w:divBdr>
    </w:div>
    <w:div w:id="915478629">
      <w:bodyDiv w:val="1"/>
      <w:marLeft w:val="0"/>
      <w:marRight w:val="0"/>
      <w:marTop w:val="0"/>
      <w:marBottom w:val="0"/>
      <w:divBdr>
        <w:top w:val="none" w:sz="0" w:space="0" w:color="auto"/>
        <w:left w:val="none" w:sz="0" w:space="0" w:color="auto"/>
        <w:bottom w:val="none" w:sz="0" w:space="0" w:color="auto"/>
        <w:right w:val="none" w:sz="0" w:space="0" w:color="auto"/>
      </w:divBdr>
    </w:div>
    <w:div w:id="926038137">
      <w:bodyDiv w:val="1"/>
      <w:marLeft w:val="0"/>
      <w:marRight w:val="0"/>
      <w:marTop w:val="0"/>
      <w:marBottom w:val="0"/>
      <w:divBdr>
        <w:top w:val="none" w:sz="0" w:space="0" w:color="auto"/>
        <w:left w:val="none" w:sz="0" w:space="0" w:color="auto"/>
        <w:bottom w:val="none" w:sz="0" w:space="0" w:color="auto"/>
        <w:right w:val="none" w:sz="0" w:space="0" w:color="auto"/>
      </w:divBdr>
    </w:div>
    <w:div w:id="937105092">
      <w:bodyDiv w:val="1"/>
      <w:marLeft w:val="0"/>
      <w:marRight w:val="0"/>
      <w:marTop w:val="0"/>
      <w:marBottom w:val="0"/>
      <w:divBdr>
        <w:top w:val="none" w:sz="0" w:space="0" w:color="auto"/>
        <w:left w:val="none" w:sz="0" w:space="0" w:color="auto"/>
        <w:bottom w:val="none" w:sz="0" w:space="0" w:color="auto"/>
        <w:right w:val="none" w:sz="0" w:space="0" w:color="auto"/>
      </w:divBdr>
    </w:div>
    <w:div w:id="937517582">
      <w:bodyDiv w:val="1"/>
      <w:marLeft w:val="0"/>
      <w:marRight w:val="0"/>
      <w:marTop w:val="0"/>
      <w:marBottom w:val="0"/>
      <w:divBdr>
        <w:top w:val="none" w:sz="0" w:space="0" w:color="auto"/>
        <w:left w:val="none" w:sz="0" w:space="0" w:color="auto"/>
        <w:bottom w:val="none" w:sz="0" w:space="0" w:color="auto"/>
        <w:right w:val="none" w:sz="0" w:space="0" w:color="auto"/>
      </w:divBdr>
    </w:div>
    <w:div w:id="940185595">
      <w:bodyDiv w:val="1"/>
      <w:marLeft w:val="0"/>
      <w:marRight w:val="0"/>
      <w:marTop w:val="0"/>
      <w:marBottom w:val="0"/>
      <w:divBdr>
        <w:top w:val="none" w:sz="0" w:space="0" w:color="auto"/>
        <w:left w:val="none" w:sz="0" w:space="0" w:color="auto"/>
        <w:bottom w:val="none" w:sz="0" w:space="0" w:color="auto"/>
        <w:right w:val="none" w:sz="0" w:space="0" w:color="auto"/>
      </w:divBdr>
    </w:div>
    <w:div w:id="941957368">
      <w:bodyDiv w:val="1"/>
      <w:marLeft w:val="0"/>
      <w:marRight w:val="0"/>
      <w:marTop w:val="0"/>
      <w:marBottom w:val="0"/>
      <w:divBdr>
        <w:top w:val="none" w:sz="0" w:space="0" w:color="auto"/>
        <w:left w:val="none" w:sz="0" w:space="0" w:color="auto"/>
        <w:bottom w:val="none" w:sz="0" w:space="0" w:color="auto"/>
        <w:right w:val="none" w:sz="0" w:space="0" w:color="auto"/>
      </w:divBdr>
    </w:div>
    <w:div w:id="944842899">
      <w:bodyDiv w:val="1"/>
      <w:marLeft w:val="0"/>
      <w:marRight w:val="0"/>
      <w:marTop w:val="0"/>
      <w:marBottom w:val="0"/>
      <w:divBdr>
        <w:top w:val="none" w:sz="0" w:space="0" w:color="auto"/>
        <w:left w:val="none" w:sz="0" w:space="0" w:color="auto"/>
        <w:bottom w:val="none" w:sz="0" w:space="0" w:color="auto"/>
        <w:right w:val="none" w:sz="0" w:space="0" w:color="auto"/>
      </w:divBdr>
    </w:div>
    <w:div w:id="949583572">
      <w:bodyDiv w:val="1"/>
      <w:marLeft w:val="0"/>
      <w:marRight w:val="0"/>
      <w:marTop w:val="0"/>
      <w:marBottom w:val="0"/>
      <w:divBdr>
        <w:top w:val="none" w:sz="0" w:space="0" w:color="auto"/>
        <w:left w:val="none" w:sz="0" w:space="0" w:color="auto"/>
        <w:bottom w:val="none" w:sz="0" w:space="0" w:color="auto"/>
        <w:right w:val="none" w:sz="0" w:space="0" w:color="auto"/>
      </w:divBdr>
    </w:div>
    <w:div w:id="949625549">
      <w:bodyDiv w:val="1"/>
      <w:marLeft w:val="0"/>
      <w:marRight w:val="0"/>
      <w:marTop w:val="0"/>
      <w:marBottom w:val="0"/>
      <w:divBdr>
        <w:top w:val="none" w:sz="0" w:space="0" w:color="auto"/>
        <w:left w:val="none" w:sz="0" w:space="0" w:color="auto"/>
        <w:bottom w:val="none" w:sz="0" w:space="0" w:color="auto"/>
        <w:right w:val="none" w:sz="0" w:space="0" w:color="auto"/>
      </w:divBdr>
    </w:div>
    <w:div w:id="950209288">
      <w:bodyDiv w:val="1"/>
      <w:marLeft w:val="0"/>
      <w:marRight w:val="0"/>
      <w:marTop w:val="0"/>
      <w:marBottom w:val="0"/>
      <w:divBdr>
        <w:top w:val="none" w:sz="0" w:space="0" w:color="auto"/>
        <w:left w:val="none" w:sz="0" w:space="0" w:color="auto"/>
        <w:bottom w:val="none" w:sz="0" w:space="0" w:color="auto"/>
        <w:right w:val="none" w:sz="0" w:space="0" w:color="auto"/>
      </w:divBdr>
    </w:div>
    <w:div w:id="954367501">
      <w:bodyDiv w:val="1"/>
      <w:marLeft w:val="0"/>
      <w:marRight w:val="0"/>
      <w:marTop w:val="0"/>
      <w:marBottom w:val="0"/>
      <w:divBdr>
        <w:top w:val="none" w:sz="0" w:space="0" w:color="auto"/>
        <w:left w:val="none" w:sz="0" w:space="0" w:color="auto"/>
        <w:bottom w:val="none" w:sz="0" w:space="0" w:color="auto"/>
        <w:right w:val="none" w:sz="0" w:space="0" w:color="auto"/>
      </w:divBdr>
    </w:div>
    <w:div w:id="956645214">
      <w:bodyDiv w:val="1"/>
      <w:marLeft w:val="0"/>
      <w:marRight w:val="0"/>
      <w:marTop w:val="0"/>
      <w:marBottom w:val="0"/>
      <w:divBdr>
        <w:top w:val="none" w:sz="0" w:space="0" w:color="auto"/>
        <w:left w:val="none" w:sz="0" w:space="0" w:color="auto"/>
        <w:bottom w:val="none" w:sz="0" w:space="0" w:color="auto"/>
        <w:right w:val="none" w:sz="0" w:space="0" w:color="auto"/>
      </w:divBdr>
      <w:divsChild>
        <w:div w:id="958806068">
          <w:marLeft w:val="0"/>
          <w:marRight w:val="0"/>
          <w:marTop w:val="0"/>
          <w:marBottom w:val="0"/>
          <w:divBdr>
            <w:top w:val="none" w:sz="0" w:space="0" w:color="auto"/>
            <w:left w:val="none" w:sz="0" w:space="0" w:color="auto"/>
            <w:bottom w:val="none" w:sz="0" w:space="0" w:color="auto"/>
            <w:right w:val="none" w:sz="0" w:space="0" w:color="auto"/>
          </w:divBdr>
          <w:divsChild>
            <w:div w:id="189926670">
              <w:marLeft w:val="0"/>
              <w:marRight w:val="0"/>
              <w:marTop w:val="0"/>
              <w:marBottom w:val="0"/>
              <w:divBdr>
                <w:top w:val="none" w:sz="0" w:space="0" w:color="auto"/>
                <w:left w:val="none" w:sz="0" w:space="0" w:color="auto"/>
                <w:bottom w:val="none" w:sz="0" w:space="0" w:color="auto"/>
                <w:right w:val="none" w:sz="0" w:space="0" w:color="auto"/>
              </w:divBdr>
            </w:div>
            <w:div w:id="1148670273">
              <w:marLeft w:val="0"/>
              <w:marRight w:val="0"/>
              <w:marTop w:val="0"/>
              <w:marBottom w:val="0"/>
              <w:divBdr>
                <w:top w:val="none" w:sz="0" w:space="0" w:color="auto"/>
                <w:left w:val="none" w:sz="0" w:space="0" w:color="auto"/>
                <w:bottom w:val="none" w:sz="0" w:space="0" w:color="auto"/>
                <w:right w:val="none" w:sz="0" w:space="0" w:color="auto"/>
              </w:divBdr>
            </w:div>
            <w:div w:id="1381393356">
              <w:marLeft w:val="0"/>
              <w:marRight w:val="0"/>
              <w:marTop w:val="0"/>
              <w:marBottom w:val="0"/>
              <w:divBdr>
                <w:top w:val="none" w:sz="0" w:space="0" w:color="auto"/>
                <w:left w:val="none" w:sz="0" w:space="0" w:color="auto"/>
                <w:bottom w:val="none" w:sz="0" w:space="0" w:color="auto"/>
                <w:right w:val="none" w:sz="0" w:space="0" w:color="auto"/>
              </w:divBdr>
            </w:div>
            <w:div w:id="2100058445">
              <w:marLeft w:val="0"/>
              <w:marRight w:val="0"/>
              <w:marTop w:val="0"/>
              <w:marBottom w:val="0"/>
              <w:divBdr>
                <w:top w:val="none" w:sz="0" w:space="0" w:color="auto"/>
                <w:left w:val="none" w:sz="0" w:space="0" w:color="auto"/>
                <w:bottom w:val="none" w:sz="0" w:space="0" w:color="auto"/>
                <w:right w:val="none" w:sz="0" w:space="0" w:color="auto"/>
              </w:divBdr>
            </w:div>
          </w:divsChild>
        </w:div>
        <w:div w:id="1212619959">
          <w:marLeft w:val="0"/>
          <w:marRight w:val="0"/>
          <w:marTop w:val="0"/>
          <w:marBottom w:val="0"/>
          <w:divBdr>
            <w:top w:val="none" w:sz="0" w:space="0" w:color="auto"/>
            <w:left w:val="none" w:sz="0" w:space="0" w:color="auto"/>
            <w:bottom w:val="none" w:sz="0" w:space="0" w:color="auto"/>
            <w:right w:val="none" w:sz="0" w:space="0" w:color="auto"/>
          </w:divBdr>
          <w:divsChild>
            <w:div w:id="71658109">
              <w:marLeft w:val="0"/>
              <w:marRight w:val="0"/>
              <w:marTop w:val="0"/>
              <w:marBottom w:val="0"/>
              <w:divBdr>
                <w:top w:val="none" w:sz="0" w:space="0" w:color="auto"/>
                <w:left w:val="none" w:sz="0" w:space="0" w:color="auto"/>
                <w:bottom w:val="none" w:sz="0" w:space="0" w:color="auto"/>
                <w:right w:val="none" w:sz="0" w:space="0" w:color="auto"/>
              </w:divBdr>
            </w:div>
            <w:div w:id="345521815">
              <w:marLeft w:val="0"/>
              <w:marRight w:val="0"/>
              <w:marTop w:val="0"/>
              <w:marBottom w:val="0"/>
              <w:divBdr>
                <w:top w:val="none" w:sz="0" w:space="0" w:color="auto"/>
                <w:left w:val="none" w:sz="0" w:space="0" w:color="auto"/>
                <w:bottom w:val="none" w:sz="0" w:space="0" w:color="auto"/>
                <w:right w:val="none" w:sz="0" w:space="0" w:color="auto"/>
              </w:divBdr>
            </w:div>
            <w:div w:id="355734050">
              <w:marLeft w:val="0"/>
              <w:marRight w:val="0"/>
              <w:marTop w:val="0"/>
              <w:marBottom w:val="0"/>
              <w:divBdr>
                <w:top w:val="none" w:sz="0" w:space="0" w:color="auto"/>
                <w:left w:val="none" w:sz="0" w:space="0" w:color="auto"/>
                <w:bottom w:val="none" w:sz="0" w:space="0" w:color="auto"/>
                <w:right w:val="none" w:sz="0" w:space="0" w:color="auto"/>
              </w:divBdr>
            </w:div>
            <w:div w:id="453906754">
              <w:marLeft w:val="0"/>
              <w:marRight w:val="0"/>
              <w:marTop w:val="0"/>
              <w:marBottom w:val="0"/>
              <w:divBdr>
                <w:top w:val="none" w:sz="0" w:space="0" w:color="auto"/>
                <w:left w:val="none" w:sz="0" w:space="0" w:color="auto"/>
                <w:bottom w:val="none" w:sz="0" w:space="0" w:color="auto"/>
                <w:right w:val="none" w:sz="0" w:space="0" w:color="auto"/>
              </w:divBdr>
            </w:div>
            <w:div w:id="611861230">
              <w:marLeft w:val="0"/>
              <w:marRight w:val="0"/>
              <w:marTop w:val="0"/>
              <w:marBottom w:val="0"/>
              <w:divBdr>
                <w:top w:val="none" w:sz="0" w:space="0" w:color="auto"/>
                <w:left w:val="none" w:sz="0" w:space="0" w:color="auto"/>
                <w:bottom w:val="none" w:sz="0" w:space="0" w:color="auto"/>
                <w:right w:val="none" w:sz="0" w:space="0" w:color="auto"/>
              </w:divBdr>
            </w:div>
            <w:div w:id="707416996">
              <w:marLeft w:val="0"/>
              <w:marRight w:val="0"/>
              <w:marTop w:val="0"/>
              <w:marBottom w:val="0"/>
              <w:divBdr>
                <w:top w:val="none" w:sz="0" w:space="0" w:color="auto"/>
                <w:left w:val="none" w:sz="0" w:space="0" w:color="auto"/>
                <w:bottom w:val="none" w:sz="0" w:space="0" w:color="auto"/>
                <w:right w:val="none" w:sz="0" w:space="0" w:color="auto"/>
              </w:divBdr>
            </w:div>
            <w:div w:id="774903255">
              <w:marLeft w:val="0"/>
              <w:marRight w:val="0"/>
              <w:marTop w:val="0"/>
              <w:marBottom w:val="0"/>
              <w:divBdr>
                <w:top w:val="none" w:sz="0" w:space="0" w:color="auto"/>
                <w:left w:val="none" w:sz="0" w:space="0" w:color="auto"/>
                <w:bottom w:val="none" w:sz="0" w:space="0" w:color="auto"/>
                <w:right w:val="none" w:sz="0" w:space="0" w:color="auto"/>
              </w:divBdr>
            </w:div>
            <w:div w:id="830020030">
              <w:marLeft w:val="0"/>
              <w:marRight w:val="0"/>
              <w:marTop w:val="0"/>
              <w:marBottom w:val="0"/>
              <w:divBdr>
                <w:top w:val="none" w:sz="0" w:space="0" w:color="auto"/>
                <w:left w:val="none" w:sz="0" w:space="0" w:color="auto"/>
                <w:bottom w:val="none" w:sz="0" w:space="0" w:color="auto"/>
                <w:right w:val="none" w:sz="0" w:space="0" w:color="auto"/>
              </w:divBdr>
            </w:div>
            <w:div w:id="1403986399">
              <w:marLeft w:val="0"/>
              <w:marRight w:val="0"/>
              <w:marTop w:val="0"/>
              <w:marBottom w:val="0"/>
              <w:divBdr>
                <w:top w:val="none" w:sz="0" w:space="0" w:color="auto"/>
                <w:left w:val="none" w:sz="0" w:space="0" w:color="auto"/>
                <w:bottom w:val="none" w:sz="0" w:space="0" w:color="auto"/>
                <w:right w:val="none" w:sz="0" w:space="0" w:color="auto"/>
              </w:divBdr>
            </w:div>
            <w:div w:id="1486320407">
              <w:marLeft w:val="0"/>
              <w:marRight w:val="0"/>
              <w:marTop w:val="0"/>
              <w:marBottom w:val="0"/>
              <w:divBdr>
                <w:top w:val="none" w:sz="0" w:space="0" w:color="auto"/>
                <w:left w:val="none" w:sz="0" w:space="0" w:color="auto"/>
                <w:bottom w:val="none" w:sz="0" w:space="0" w:color="auto"/>
                <w:right w:val="none" w:sz="0" w:space="0" w:color="auto"/>
              </w:divBdr>
            </w:div>
            <w:div w:id="1507750233">
              <w:marLeft w:val="0"/>
              <w:marRight w:val="0"/>
              <w:marTop w:val="0"/>
              <w:marBottom w:val="0"/>
              <w:divBdr>
                <w:top w:val="none" w:sz="0" w:space="0" w:color="auto"/>
                <w:left w:val="none" w:sz="0" w:space="0" w:color="auto"/>
                <w:bottom w:val="none" w:sz="0" w:space="0" w:color="auto"/>
                <w:right w:val="none" w:sz="0" w:space="0" w:color="auto"/>
              </w:divBdr>
            </w:div>
            <w:div w:id="1516070975">
              <w:marLeft w:val="0"/>
              <w:marRight w:val="0"/>
              <w:marTop w:val="0"/>
              <w:marBottom w:val="0"/>
              <w:divBdr>
                <w:top w:val="none" w:sz="0" w:space="0" w:color="auto"/>
                <w:left w:val="none" w:sz="0" w:space="0" w:color="auto"/>
                <w:bottom w:val="none" w:sz="0" w:space="0" w:color="auto"/>
                <w:right w:val="none" w:sz="0" w:space="0" w:color="auto"/>
              </w:divBdr>
            </w:div>
            <w:div w:id="1686712960">
              <w:marLeft w:val="0"/>
              <w:marRight w:val="0"/>
              <w:marTop w:val="0"/>
              <w:marBottom w:val="0"/>
              <w:divBdr>
                <w:top w:val="none" w:sz="0" w:space="0" w:color="auto"/>
                <w:left w:val="none" w:sz="0" w:space="0" w:color="auto"/>
                <w:bottom w:val="none" w:sz="0" w:space="0" w:color="auto"/>
                <w:right w:val="none" w:sz="0" w:space="0" w:color="auto"/>
              </w:divBdr>
            </w:div>
            <w:div w:id="1814448611">
              <w:marLeft w:val="0"/>
              <w:marRight w:val="0"/>
              <w:marTop w:val="0"/>
              <w:marBottom w:val="0"/>
              <w:divBdr>
                <w:top w:val="none" w:sz="0" w:space="0" w:color="auto"/>
                <w:left w:val="none" w:sz="0" w:space="0" w:color="auto"/>
                <w:bottom w:val="none" w:sz="0" w:space="0" w:color="auto"/>
                <w:right w:val="none" w:sz="0" w:space="0" w:color="auto"/>
              </w:divBdr>
            </w:div>
            <w:div w:id="1858931340">
              <w:marLeft w:val="0"/>
              <w:marRight w:val="0"/>
              <w:marTop w:val="0"/>
              <w:marBottom w:val="0"/>
              <w:divBdr>
                <w:top w:val="none" w:sz="0" w:space="0" w:color="auto"/>
                <w:left w:val="none" w:sz="0" w:space="0" w:color="auto"/>
                <w:bottom w:val="none" w:sz="0" w:space="0" w:color="auto"/>
                <w:right w:val="none" w:sz="0" w:space="0" w:color="auto"/>
              </w:divBdr>
            </w:div>
            <w:div w:id="2054454143">
              <w:marLeft w:val="0"/>
              <w:marRight w:val="0"/>
              <w:marTop w:val="0"/>
              <w:marBottom w:val="0"/>
              <w:divBdr>
                <w:top w:val="none" w:sz="0" w:space="0" w:color="auto"/>
                <w:left w:val="none" w:sz="0" w:space="0" w:color="auto"/>
                <w:bottom w:val="none" w:sz="0" w:space="0" w:color="auto"/>
                <w:right w:val="none" w:sz="0" w:space="0" w:color="auto"/>
              </w:divBdr>
            </w:div>
            <w:div w:id="2074811468">
              <w:marLeft w:val="0"/>
              <w:marRight w:val="0"/>
              <w:marTop w:val="0"/>
              <w:marBottom w:val="0"/>
              <w:divBdr>
                <w:top w:val="none" w:sz="0" w:space="0" w:color="auto"/>
                <w:left w:val="none" w:sz="0" w:space="0" w:color="auto"/>
                <w:bottom w:val="none" w:sz="0" w:space="0" w:color="auto"/>
                <w:right w:val="none" w:sz="0" w:space="0" w:color="auto"/>
              </w:divBdr>
            </w:div>
          </w:divsChild>
        </w:div>
        <w:div w:id="1247610882">
          <w:marLeft w:val="0"/>
          <w:marRight w:val="0"/>
          <w:marTop w:val="0"/>
          <w:marBottom w:val="0"/>
          <w:divBdr>
            <w:top w:val="none" w:sz="0" w:space="0" w:color="auto"/>
            <w:left w:val="none" w:sz="0" w:space="0" w:color="auto"/>
            <w:bottom w:val="none" w:sz="0" w:space="0" w:color="auto"/>
            <w:right w:val="none" w:sz="0" w:space="0" w:color="auto"/>
          </w:divBdr>
          <w:divsChild>
            <w:div w:id="1008826618">
              <w:marLeft w:val="0"/>
              <w:marRight w:val="0"/>
              <w:marTop w:val="0"/>
              <w:marBottom w:val="0"/>
              <w:divBdr>
                <w:top w:val="none" w:sz="0" w:space="0" w:color="auto"/>
                <w:left w:val="none" w:sz="0" w:space="0" w:color="auto"/>
                <w:bottom w:val="none" w:sz="0" w:space="0" w:color="auto"/>
                <w:right w:val="none" w:sz="0" w:space="0" w:color="auto"/>
              </w:divBdr>
            </w:div>
            <w:div w:id="1135372061">
              <w:marLeft w:val="0"/>
              <w:marRight w:val="0"/>
              <w:marTop w:val="0"/>
              <w:marBottom w:val="0"/>
              <w:divBdr>
                <w:top w:val="none" w:sz="0" w:space="0" w:color="auto"/>
                <w:left w:val="none" w:sz="0" w:space="0" w:color="auto"/>
                <w:bottom w:val="none" w:sz="0" w:space="0" w:color="auto"/>
                <w:right w:val="none" w:sz="0" w:space="0" w:color="auto"/>
              </w:divBdr>
            </w:div>
            <w:div w:id="1593053075">
              <w:marLeft w:val="0"/>
              <w:marRight w:val="0"/>
              <w:marTop w:val="0"/>
              <w:marBottom w:val="0"/>
              <w:divBdr>
                <w:top w:val="none" w:sz="0" w:space="0" w:color="auto"/>
                <w:left w:val="none" w:sz="0" w:space="0" w:color="auto"/>
                <w:bottom w:val="none" w:sz="0" w:space="0" w:color="auto"/>
                <w:right w:val="none" w:sz="0" w:space="0" w:color="auto"/>
              </w:divBdr>
            </w:div>
            <w:div w:id="1872449983">
              <w:marLeft w:val="0"/>
              <w:marRight w:val="0"/>
              <w:marTop w:val="0"/>
              <w:marBottom w:val="0"/>
              <w:divBdr>
                <w:top w:val="none" w:sz="0" w:space="0" w:color="auto"/>
                <w:left w:val="none" w:sz="0" w:space="0" w:color="auto"/>
                <w:bottom w:val="none" w:sz="0" w:space="0" w:color="auto"/>
                <w:right w:val="none" w:sz="0" w:space="0" w:color="auto"/>
              </w:divBdr>
            </w:div>
            <w:div w:id="1955362883">
              <w:marLeft w:val="0"/>
              <w:marRight w:val="0"/>
              <w:marTop w:val="0"/>
              <w:marBottom w:val="0"/>
              <w:divBdr>
                <w:top w:val="none" w:sz="0" w:space="0" w:color="auto"/>
                <w:left w:val="none" w:sz="0" w:space="0" w:color="auto"/>
                <w:bottom w:val="none" w:sz="0" w:space="0" w:color="auto"/>
                <w:right w:val="none" w:sz="0" w:space="0" w:color="auto"/>
              </w:divBdr>
            </w:div>
            <w:div w:id="2142646194">
              <w:marLeft w:val="0"/>
              <w:marRight w:val="0"/>
              <w:marTop w:val="0"/>
              <w:marBottom w:val="0"/>
              <w:divBdr>
                <w:top w:val="none" w:sz="0" w:space="0" w:color="auto"/>
                <w:left w:val="none" w:sz="0" w:space="0" w:color="auto"/>
                <w:bottom w:val="none" w:sz="0" w:space="0" w:color="auto"/>
                <w:right w:val="none" w:sz="0" w:space="0" w:color="auto"/>
              </w:divBdr>
            </w:div>
          </w:divsChild>
        </w:div>
        <w:div w:id="1371419215">
          <w:marLeft w:val="0"/>
          <w:marRight w:val="0"/>
          <w:marTop w:val="0"/>
          <w:marBottom w:val="0"/>
          <w:divBdr>
            <w:top w:val="none" w:sz="0" w:space="0" w:color="auto"/>
            <w:left w:val="none" w:sz="0" w:space="0" w:color="auto"/>
            <w:bottom w:val="none" w:sz="0" w:space="0" w:color="auto"/>
            <w:right w:val="none" w:sz="0" w:space="0" w:color="auto"/>
          </w:divBdr>
          <w:divsChild>
            <w:div w:id="52967648">
              <w:marLeft w:val="0"/>
              <w:marRight w:val="0"/>
              <w:marTop w:val="0"/>
              <w:marBottom w:val="0"/>
              <w:divBdr>
                <w:top w:val="none" w:sz="0" w:space="0" w:color="auto"/>
                <w:left w:val="none" w:sz="0" w:space="0" w:color="auto"/>
                <w:bottom w:val="none" w:sz="0" w:space="0" w:color="auto"/>
                <w:right w:val="none" w:sz="0" w:space="0" w:color="auto"/>
              </w:divBdr>
            </w:div>
            <w:div w:id="99374571">
              <w:marLeft w:val="0"/>
              <w:marRight w:val="0"/>
              <w:marTop w:val="0"/>
              <w:marBottom w:val="0"/>
              <w:divBdr>
                <w:top w:val="none" w:sz="0" w:space="0" w:color="auto"/>
                <w:left w:val="none" w:sz="0" w:space="0" w:color="auto"/>
                <w:bottom w:val="none" w:sz="0" w:space="0" w:color="auto"/>
                <w:right w:val="none" w:sz="0" w:space="0" w:color="auto"/>
              </w:divBdr>
            </w:div>
            <w:div w:id="357508672">
              <w:marLeft w:val="0"/>
              <w:marRight w:val="0"/>
              <w:marTop w:val="0"/>
              <w:marBottom w:val="0"/>
              <w:divBdr>
                <w:top w:val="none" w:sz="0" w:space="0" w:color="auto"/>
                <w:left w:val="none" w:sz="0" w:space="0" w:color="auto"/>
                <w:bottom w:val="none" w:sz="0" w:space="0" w:color="auto"/>
                <w:right w:val="none" w:sz="0" w:space="0" w:color="auto"/>
              </w:divBdr>
            </w:div>
            <w:div w:id="1045567135">
              <w:marLeft w:val="0"/>
              <w:marRight w:val="0"/>
              <w:marTop w:val="0"/>
              <w:marBottom w:val="0"/>
              <w:divBdr>
                <w:top w:val="none" w:sz="0" w:space="0" w:color="auto"/>
                <w:left w:val="none" w:sz="0" w:space="0" w:color="auto"/>
                <w:bottom w:val="none" w:sz="0" w:space="0" w:color="auto"/>
                <w:right w:val="none" w:sz="0" w:space="0" w:color="auto"/>
              </w:divBdr>
            </w:div>
            <w:div w:id="1248269629">
              <w:marLeft w:val="0"/>
              <w:marRight w:val="0"/>
              <w:marTop w:val="0"/>
              <w:marBottom w:val="0"/>
              <w:divBdr>
                <w:top w:val="none" w:sz="0" w:space="0" w:color="auto"/>
                <w:left w:val="none" w:sz="0" w:space="0" w:color="auto"/>
                <w:bottom w:val="none" w:sz="0" w:space="0" w:color="auto"/>
                <w:right w:val="none" w:sz="0" w:space="0" w:color="auto"/>
              </w:divBdr>
            </w:div>
            <w:div w:id="1410083474">
              <w:marLeft w:val="0"/>
              <w:marRight w:val="0"/>
              <w:marTop w:val="0"/>
              <w:marBottom w:val="0"/>
              <w:divBdr>
                <w:top w:val="none" w:sz="0" w:space="0" w:color="auto"/>
                <w:left w:val="none" w:sz="0" w:space="0" w:color="auto"/>
                <w:bottom w:val="none" w:sz="0" w:space="0" w:color="auto"/>
                <w:right w:val="none" w:sz="0" w:space="0" w:color="auto"/>
              </w:divBdr>
            </w:div>
            <w:div w:id="1536427846">
              <w:marLeft w:val="0"/>
              <w:marRight w:val="0"/>
              <w:marTop w:val="0"/>
              <w:marBottom w:val="0"/>
              <w:divBdr>
                <w:top w:val="none" w:sz="0" w:space="0" w:color="auto"/>
                <w:left w:val="none" w:sz="0" w:space="0" w:color="auto"/>
                <w:bottom w:val="none" w:sz="0" w:space="0" w:color="auto"/>
                <w:right w:val="none" w:sz="0" w:space="0" w:color="auto"/>
              </w:divBdr>
            </w:div>
            <w:div w:id="1849976694">
              <w:marLeft w:val="0"/>
              <w:marRight w:val="0"/>
              <w:marTop w:val="0"/>
              <w:marBottom w:val="0"/>
              <w:divBdr>
                <w:top w:val="none" w:sz="0" w:space="0" w:color="auto"/>
                <w:left w:val="none" w:sz="0" w:space="0" w:color="auto"/>
                <w:bottom w:val="none" w:sz="0" w:space="0" w:color="auto"/>
                <w:right w:val="none" w:sz="0" w:space="0" w:color="auto"/>
              </w:divBdr>
            </w:div>
            <w:div w:id="1914772006">
              <w:marLeft w:val="0"/>
              <w:marRight w:val="0"/>
              <w:marTop w:val="0"/>
              <w:marBottom w:val="0"/>
              <w:divBdr>
                <w:top w:val="none" w:sz="0" w:space="0" w:color="auto"/>
                <w:left w:val="none" w:sz="0" w:space="0" w:color="auto"/>
                <w:bottom w:val="none" w:sz="0" w:space="0" w:color="auto"/>
                <w:right w:val="none" w:sz="0" w:space="0" w:color="auto"/>
              </w:divBdr>
            </w:div>
            <w:div w:id="1974290449">
              <w:marLeft w:val="0"/>
              <w:marRight w:val="0"/>
              <w:marTop w:val="0"/>
              <w:marBottom w:val="0"/>
              <w:divBdr>
                <w:top w:val="none" w:sz="0" w:space="0" w:color="auto"/>
                <w:left w:val="none" w:sz="0" w:space="0" w:color="auto"/>
                <w:bottom w:val="none" w:sz="0" w:space="0" w:color="auto"/>
                <w:right w:val="none" w:sz="0" w:space="0" w:color="auto"/>
              </w:divBdr>
            </w:div>
            <w:div w:id="214087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687424">
      <w:bodyDiv w:val="1"/>
      <w:marLeft w:val="0"/>
      <w:marRight w:val="0"/>
      <w:marTop w:val="0"/>
      <w:marBottom w:val="0"/>
      <w:divBdr>
        <w:top w:val="none" w:sz="0" w:space="0" w:color="auto"/>
        <w:left w:val="none" w:sz="0" w:space="0" w:color="auto"/>
        <w:bottom w:val="none" w:sz="0" w:space="0" w:color="auto"/>
        <w:right w:val="none" w:sz="0" w:space="0" w:color="auto"/>
      </w:divBdr>
    </w:div>
    <w:div w:id="957834914">
      <w:bodyDiv w:val="1"/>
      <w:marLeft w:val="0"/>
      <w:marRight w:val="0"/>
      <w:marTop w:val="0"/>
      <w:marBottom w:val="0"/>
      <w:divBdr>
        <w:top w:val="none" w:sz="0" w:space="0" w:color="auto"/>
        <w:left w:val="none" w:sz="0" w:space="0" w:color="auto"/>
        <w:bottom w:val="none" w:sz="0" w:space="0" w:color="auto"/>
        <w:right w:val="none" w:sz="0" w:space="0" w:color="auto"/>
      </w:divBdr>
    </w:div>
    <w:div w:id="959410231">
      <w:bodyDiv w:val="1"/>
      <w:marLeft w:val="0"/>
      <w:marRight w:val="0"/>
      <w:marTop w:val="0"/>
      <w:marBottom w:val="0"/>
      <w:divBdr>
        <w:top w:val="none" w:sz="0" w:space="0" w:color="auto"/>
        <w:left w:val="none" w:sz="0" w:space="0" w:color="auto"/>
        <w:bottom w:val="none" w:sz="0" w:space="0" w:color="auto"/>
        <w:right w:val="none" w:sz="0" w:space="0" w:color="auto"/>
      </w:divBdr>
    </w:div>
    <w:div w:id="970132450">
      <w:bodyDiv w:val="1"/>
      <w:marLeft w:val="0"/>
      <w:marRight w:val="0"/>
      <w:marTop w:val="0"/>
      <w:marBottom w:val="0"/>
      <w:divBdr>
        <w:top w:val="none" w:sz="0" w:space="0" w:color="auto"/>
        <w:left w:val="none" w:sz="0" w:space="0" w:color="auto"/>
        <w:bottom w:val="none" w:sz="0" w:space="0" w:color="auto"/>
        <w:right w:val="none" w:sz="0" w:space="0" w:color="auto"/>
      </w:divBdr>
    </w:div>
    <w:div w:id="975648458">
      <w:bodyDiv w:val="1"/>
      <w:marLeft w:val="0"/>
      <w:marRight w:val="0"/>
      <w:marTop w:val="0"/>
      <w:marBottom w:val="0"/>
      <w:divBdr>
        <w:top w:val="none" w:sz="0" w:space="0" w:color="auto"/>
        <w:left w:val="none" w:sz="0" w:space="0" w:color="auto"/>
        <w:bottom w:val="none" w:sz="0" w:space="0" w:color="auto"/>
        <w:right w:val="none" w:sz="0" w:space="0" w:color="auto"/>
      </w:divBdr>
    </w:div>
    <w:div w:id="976034565">
      <w:bodyDiv w:val="1"/>
      <w:marLeft w:val="0"/>
      <w:marRight w:val="0"/>
      <w:marTop w:val="0"/>
      <w:marBottom w:val="0"/>
      <w:divBdr>
        <w:top w:val="none" w:sz="0" w:space="0" w:color="auto"/>
        <w:left w:val="none" w:sz="0" w:space="0" w:color="auto"/>
        <w:bottom w:val="none" w:sz="0" w:space="0" w:color="auto"/>
        <w:right w:val="none" w:sz="0" w:space="0" w:color="auto"/>
      </w:divBdr>
    </w:div>
    <w:div w:id="978538412">
      <w:bodyDiv w:val="1"/>
      <w:marLeft w:val="0"/>
      <w:marRight w:val="0"/>
      <w:marTop w:val="0"/>
      <w:marBottom w:val="0"/>
      <w:divBdr>
        <w:top w:val="none" w:sz="0" w:space="0" w:color="auto"/>
        <w:left w:val="none" w:sz="0" w:space="0" w:color="auto"/>
        <w:bottom w:val="none" w:sz="0" w:space="0" w:color="auto"/>
        <w:right w:val="none" w:sz="0" w:space="0" w:color="auto"/>
      </w:divBdr>
    </w:div>
    <w:div w:id="984504499">
      <w:bodyDiv w:val="1"/>
      <w:marLeft w:val="0"/>
      <w:marRight w:val="0"/>
      <w:marTop w:val="0"/>
      <w:marBottom w:val="0"/>
      <w:divBdr>
        <w:top w:val="none" w:sz="0" w:space="0" w:color="auto"/>
        <w:left w:val="none" w:sz="0" w:space="0" w:color="auto"/>
        <w:bottom w:val="none" w:sz="0" w:space="0" w:color="auto"/>
        <w:right w:val="none" w:sz="0" w:space="0" w:color="auto"/>
      </w:divBdr>
    </w:div>
    <w:div w:id="986324946">
      <w:bodyDiv w:val="1"/>
      <w:marLeft w:val="0"/>
      <w:marRight w:val="0"/>
      <w:marTop w:val="0"/>
      <w:marBottom w:val="0"/>
      <w:divBdr>
        <w:top w:val="none" w:sz="0" w:space="0" w:color="auto"/>
        <w:left w:val="none" w:sz="0" w:space="0" w:color="auto"/>
        <w:bottom w:val="none" w:sz="0" w:space="0" w:color="auto"/>
        <w:right w:val="none" w:sz="0" w:space="0" w:color="auto"/>
      </w:divBdr>
    </w:div>
    <w:div w:id="987320795">
      <w:bodyDiv w:val="1"/>
      <w:marLeft w:val="0"/>
      <w:marRight w:val="0"/>
      <w:marTop w:val="0"/>
      <w:marBottom w:val="0"/>
      <w:divBdr>
        <w:top w:val="none" w:sz="0" w:space="0" w:color="auto"/>
        <w:left w:val="none" w:sz="0" w:space="0" w:color="auto"/>
        <w:bottom w:val="none" w:sz="0" w:space="0" w:color="auto"/>
        <w:right w:val="none" w:sz="0" w:space="0" w:color="auto"/>
      </w:divBdr>
    </w:div>
    <w:div w:id="990908941">
      <w:bodyDiv w:val="1"/>
      <w:marLeft w:val="0"/>
      <w:marRight w:val="0"/>
      <w:marTop w:val="0"/>
      <w:marBottom w:val="0"/>
      <w:divBdr>
        <w:top w:val="none" w:sz="0" w:space="0" w:color="auto"/>
        <w:left w:val="none" w:sz="0" w:space="0" w:color="auto"/>
        <w:bottom w:val="none" w:sz="0" w:space="0" w:color="auto"/>
        <w:right w:val="none" w:sz="0" w:space="0" w:color="auto"/>
      </w:divBdr>
    </w:div>
    <w:div w:id="994187933">
      <w:bodyDiv w:val="1"/>
      <w:marLeft w:val="0"/>
      <w:marRight w:val="0"/>
      <w:marTop w:val="0"/>
      <w:marBottom w:val="0"/>
      <w:divBdr>
        <w:top w:val="none" w:sz="0" w:space="0" w:color="auto"/>
        <w:left w:val="none" w:sz="0" w:space="0" w:color="auto"/>
        <w:bottom w:val="none" w:sz="0" w:space="0" w:color="auto"/>
        <w:right w:val="none" w:sz="0" w:space="0" w:color="auto"/>
      </w:divBdr>
    </w:div>
    <w:div w:id="994264081">
      <w:bodyDiv w:val="1"/>
      <w:marLeft w:val="0"/>
      <w:marRight w:val="0"/>
      <w:marTop w:val="0"/>
      <w:marBottom w:val="0"/>
      <w:divBdr>
        <w:top w:val="none" w:sz="0" w:space="0" w:color="auto"/>
        <w:left w:val="none" w:sz="0" w:space="0" w:color="auto"/>
        <w:bottom w:val="none" w:sz="0" w:space="0" w:color="auto"/>
        <w:right w:val="none" w:sz="0" w:space="0" w:color="auto"/>
      </w:divBdr>
    </w:div>
    <w:div w:id="995374691">
      <w:bodyDiv w:val="1"/>
      <w:marLeft w:val="0"/>
      <w:marRight w:val="0"/>
      <w:marTop w:val="0"/>
      <w:marBottom w:val="0"/>
      <w:divBdr>
        <w:top w:val="none" w:sz="0" w:space="0" w:color="auto"/>
        <w:left w:val="none" w:sz="0" w:space="0" w:color="auto"/>
        <w:bottom w:val="none" w:sz="0" w:space="0" w:color="auto"/>
        <w:right w:val="none" w:sz="0" w:space="0" w:color="auto"/>
      </w:divBdr>
    </w:div>
    <w:div w:id="1000039228">
      <w:bodyDiv w:val="1"/>
      <w:marLeft w:val="0"/>
      <w:marRight w:val="0"/>
      <w:marTop w:val="0"/>
      <w:marBottom w:val="0"/>
      <w:divBdr>
        <w:top w:val="none" w:sz="0" w:space="0" w:color="auto"/>
        <w:left w:val="none" w:sz="0" w:space="0" w:color="auto"/>
        <w:bottom w:val="none" w:sz="0" w:space="0" w:color="auto"/>
        <w:right w:val="none" w:sz="0" w:space="0" w:color="auto"/>
      </w:divBdr>
    </w:div>
    <w:div w:id="1002273863">
      <w:bodyDiv w:val="1"/>
      <w:marLeft w:val="0"/>
      <w:marRight w:val="0"/>
      <w:marTop w:val="0"/>
      <w:marBottom w:val="0"/>
      <w:divBdr>
        <w:top w:val="none" w:sz="0" w:space="0" w:color="auto"/>
        <w:left w:val="none" w:sz="0" w:space="0" w:color="auto"/>
        <w:bottom w:val="none" w:sz="0" w:space="0" w:color="auto"/>
        <w:right w:val="none" w:sz="0" w:space="0" w:color="auto"/>
      </w:divBdr>
    </w:div>
    <w:div w:id="1010911229">
      <w:bodyDiv w:val="1"/>
      <w:marLeft w:val="0"/>
      <w:marRight w:val="0"/>
      <w:marTop w:val="0"/>
      <w:marBottom w:val="0"/>
      <w:divBdr>
        <w:top w:val="none" w:sz="0" w:space="0" w:color="auto"/>
        <w:left w:val="none" w:sz="0" w:space="0" w:color="auto"/>
        <w:bottom w:val="none" w:sz="0" w:space="0" w:color="auto"/>
        <w:right w:val="none" w:sz="0" w:space="0" w:color="auto"/>
      </w:divBdr>
    </w:div>
    <w:div w:id="1014454347">
      <w:bodyDiv w:val="1"/>
      <w:marLeft w:val="0"/>
      <w:marRight w:val="0"/>
      <w:marTop w:val="0"/>
      <w:marBottom w:val="0"/>
      <w:divBdr>
        <w:top w:val="none" w:sz="0" w:space="0" w:color="auto"/>
        <w:left w:val="none" w:sz="0" w:space="0" w:color="auto"/>
        <w:bottom w:val="none" w:sz="0" w:space="0" w:color="auto"/>
        <w:right w:val="none" w:sz="0" w:space="0" w:color="auto"/>
      </w:divBdr>
    </w:div>
    <w:div w:id="1014455902">
      <w:bodyDiv w:val="1"/>
      <w:marLeft w:val="0"/>
      <w:marRight w:val="0"/>
      <w:marTop w:val="0"/>
      <w:marBottom w:val="0"/>
      <w:divBdr>
        <w:top w:val="none" w:sz="0" w:space="0" w:color="auto"/>
        <w:left w:val="none" w:sz="0" w:space="0" w:color="auto"/>
        <w:bottom w:val="none" w:sz="0" w:space="0" w:color="auto"/>
        <w:right w:val="none" w:sz="0" w:space="0" w:color="auto"/>
      </w:divBdr>
    </w:div>
    <w:div w:id="1014914944">
      <w:bodyDiv w:val="1"/>
      <w:marLeft w:val="0"/>
      <w:marRight w:val="0"/>
      <w:marTop w:val="0"/>
      <w:marBottom w:val="0"/>
      <w:divBdr>
        <w:top w:val="none" w:sz="0" w:space="0" w:color="auto"/>
        <w:left w:val="none" w:sz="0" w:space="0" w:color="auto"/>
        <w:bottom w:val="none" w:sz="0" w:space="0" w:color="auto"/>
        <w:right w:val="none" w:sz="0" w:space="0" w:color="auto"/>
      </w:divBdr>
    </w:div>
    <w:div w:id="1015110928">
      <w:bodyDiv w:val="1"/>
      <w:marLeft w:val="0"/>
      <w:marRight w:val="0"/>
      <w:marTop w:val="0"/>
      <w:marBottom w:val="0"/>
      <w:divBdr>
        <w:top w:val="none" w:sz="0" w:space="0" w:color="auto"/>
        <w:left w:val="none" w:sz="0" w:space="0" w:color="auto"/>
        <w:bottom w:val="none" w:sz="0" w:space="0" w:color="auto"/>
        <w:right w:val="none" w:sz="0" w:space="0" w:color="auto"/>
      </w:divBdr>
    </w:div>
    <w:div w:id="1017385589">
      <w:bodyDiv w:val="1"/>
      <w:marLeft w:val="0"/>
      <w:marRight w:val="0"/>
      <w:marTop w:val="0"/>
      <w:marBottom w:val="0"/>
      <w:divBdr>
        <w:top w:val="none" w:sz="0" w:space="0" w:color="auto"/>
        <w:left w:val="none" w:sz="0" w:space="0" w:color="auto"/>
        <w:bottom w:val="none" w:sz="0" w:space="0" w:color="auto"/>
        <w:right w:val="none" w:sz="0" w:space="0" w:color="auto"/>
      </w:divBdr>
    </w:div>
    <w:div w:id="1023743776">
      <w:bodyDiv w:val="1"/>
      <w:marLeft w:val="0"/>
      <w:marRight w:val="0"/>
      <w:marTop w:val="0"/>
      <w:marBottom w:val="0"/>
      <w:divBdr>
        <w:top w:val="none" w:sz="0" w:space="0" w:color="auto"/>
        <w:left w:val="none" w:sz="0" w:space="0" w:color="auto"/>
        <w:bottom w:val="none" w:sz="0" w:space="0" w:color="auto"/>
        <w:right w:val="none" w:sz="0" w:space="0" w:color="auto"/>
      </w:divBdr>
    </w:div>
    <w:div w:id="1029336552">
      <w:bodyDiv w:val="1"/>
      <w:marLeft w:val="0"/>
      <w:marRight w:val="0"/>
      <w:marTop w:val="0"/>
      <w:marBottom w:val="0"/>
      <w:divBdr>
        <w:top w:val="none" w:sz="0" w:space="0" w:color="auto"/>
        <w:left w:val="none" w:sz="0" w:space="0" w:color="auto"/>
        <w:bottom w:val="none" w:sz="0" w:space="0" w:color="auto"/>
        <w:right w:val="none" w:sz="0" w:space="0" w:color="auto"/>
      </w:divBdr>
    </w:div>
    <w:div w:id="1047412200">
      <w:bodyDiv w:val="1"/>
      <w:marLeft w:val="0"/>
      <w:marRight w:val="0"/>
      <w:marTop w:val="0"/>
      <w:marBottom w:val="0"/>
      <w:divBdr>
        <w:top w:val="none" w:sz="0" w:space="0" w:color="auto"/>
        <w:left w:val="none" w:sz="0" w:space="0" w:color="auto"/>
        <w:bottom w:val="none" w:sz="0" w:space="0" w:color="auto"/>
        <w:right w:val="none" w:sz="0" w:space="0" w:color="auto"/>
      </w:divBdr>
    </w:div>
    <w:div w:id="1047948224">
      <w:bodyDiv w:val="1"/>
      <w:marLeft w:val="0"/>
      <w:marRight w:val="0"/>
      <w:marTop w:val="0"/>
      <w:marBottom w:val="0"/>
      <w:divBdr>
        <w:top w:val="none" w:sz="0" w:space="0" w:color="auto"/>
        <w:left w:val="none" w:sz="0" w:space="0" w:color="auto"/>
        <w:bottom w:val="none" w:sz="0" w:space="0" w:color="auto"/>
        <w:right w:val="none" w:sz="0" w:space="0" w:color="auto"/>
      </w:divBdr>
    </w:div>
    <w:div w:id="1050376043">
      <w:bodyDiv w:val="1"/>
      <w:marLeft w:val="0"/>
      <w:marRight w:val="0"/>
      <w:marTop w:val="0"/>
      <w:marBottom w:val="0"/>
      <w:divBdr>
        <w:top w:val="none" w:sz="0" w:space="0" w:color="auto"/>
        <w:left w:val="none" w:sz="0" w:space="0" w:color="auto"/>
        <w:bottom w:val="none" w:sz="0" w:space="0" w:color="auto"/>
        <w:right w:val="none" w:sz="0" w:space="0" w:color="auto"/>
      </w:divBdr>
    </w:div>
    <w:div w:id="1052735075">
      <w:bodyDiv w:val="1"/>
      <w:marLeft w:val="0"/>
      <w:marRight w:val="0"/>
      <w:marTop w:val="0"/>
      <w:marBottom w:val="0"/>
      <w:divBdr>
        <w:top w:val="none" w:sz="0" w:space="0" w:color="auto"/>
        <w:left w:val="none" w:sz="0" w:space="0" w:color="auto"/>
        <w:bottom w:val="none" w:sz="0" w:space="0" w:color="auto"/>
        <w:right w:val="none" w:sz="0" w:space="0" w:color="auto"/>
      </w:divBdr>
    </w:div>
    <w:div w:id="1054431936">
      <w:bodyDiv w:val="1"/>
      <w:marLeft w:val="0"/>
      <w:marRight w:val="0"/>
      <w:marTop w:val="0"/>
      <w:marBottom w:val="0"/>
      <w:divBdr>
        <w:top w:val="none" w:sz="0" w:space="0" w:color="auto"/>
        <w:left w:val="none" w:sz="0" w:space="0" w:color="auto"/>
        <w:bottom w:val="none" w:sz="0" w:space="0" w:color="auto"/>
        <w:right w:val="none" w:sz="0" w:space="0" w:color="auto"/>
      </w:divBdr>
    </w:div>
    <w:div w:id="1058167000">
      <w:bodyDiv w:val="1"/>
      <w:marLeft w:val="0"/>
      <w:marRight w:val="0"/>
      <w:marTop w:val="0"/>
      <w:marBottom w:val="0"/>
      <w:divBdr>
        <w:top w:val="none" w:sz="0" w:space="0" w:color="auto"/>
        <w:left w:val="none" w:sz="0" w:space="0" w:color="auto"/>
        <w:bottom w:val="none" w:sz="0" w:space="0" w:color="auto"/>
        <w:right w:val="none" w:sz="0" w:space="0" w:color="auto"/>
      </w:divBdr>
    </w:div>
    <w:div w:id="1058672208">
      <w:bodyDiv w:val="1"/>
      <w:marLeft w:val="0"/>
      <w:marRight w:val="0"/>
      <w:marTop w:val="0"/>
      <w:marBottom w:val="0"/>
      <w:divBdr>
        <w:top w:val="none" w:sz="0" w:space="0" w:color="auto"/>
        <w:left w:val="none" w:sz="0" w:space="0" w:color="auto"/>
        <w:bottom w:val="none" w:sz="0" w:space="0" w:color="auto"/>
        <w:right w:val="none" w:sz="0" w:space="0" w:color="auto"/>
      </w:divBdr>
    </w:div>
    <w:div w:id="1067992998">
      <w:bodyDiv w:val="1"/>
      <w:marLeft w:val="0"/>
      <w:marRight w:val="0"/>
      <w:marTop w:val="0"/>
      <w:marBottom w:val="0"/>
      <w:divBdr>
        <w:top w:val="none" w:sz="0" w:space="0" w:color="auto"/>
        <w:left w:val="none" w:sz="0" w:space="0" w:color="auto"/>
        <w:bottom w:val="none" w:sz="0" w:space="0" w:color="auto"/>
        <w:right w:val="none" w:sz="0" w:space="0" w:color="auto"/>
      </w:divBdr>
    </w:div>
    <w:div w:id="1069159840">
      <w:bodyDiv w:val="1"/>
      <w:marLeft w:val="0"/>
      <w:marRight w:val="0"/>
      <w:marTop w:val="0"/>
      <w:marBottom w:val="0"/>
      <w:divBdr>
        <w:top w:val="none" w:sz="0" w:space="0" w:color="auto"/>
        <w:left w:val="none" w:sz="0" w:space="0" w:color="auto"/>
        <w:bottom w:val="none" w:sz="0" w:space="0" w:color="auto"/>
        <w:right w:val="none" w:sz="0" w:space="0" w:color="auto"/>
      </w:divBdr>
    </w:div>
    <w:div w:id="1073427374">
      <w:bodyDiv w:val="1"/>
      <w:marLeft w:val="0"/>
      <w:marRight w:val="0"/>
      <w:marTop w:val="0"/>
      <w:marBottom w:val="0"/>
      <w:divBdr>
        <w:top w:val="none" w:sz="0" w:space="0" w:color="auto"/>
        <w:left w:val="none" w:sz="0" w:space="0" w:color="auto"/>
        <w:bottom w:val="none" w:sz="0" w:space="0" w:color="auto"/>
        <w:right w:val="none" w:sz="0" w:space="0" w:color="auto"/>
      </w:divBdr>
    </w:div>
    <w:div w:id="1077090899">
      <w:bodyDiv w:val="1"/>
      <w:marLeft w:val="0"/>
      <w:marRight w:val="0"/>
      <w:marTop w:val="0"/>
      <w:marBottom w:val="0"/>
      <w:divBdr>
        <w:top w:val="none" w:sz="0" w:space="0" w:color="auto"/>
        <w:left w:val="none" w:sz="0" w:space="0" w:color="auto"/>
        <w:bottom w:val="none" w:sz="0" w:space="0" w:color="auto"/>
        <w:right w:val="none" w:sz="0" w:space="0" w:color="auto"/>
      </w:divBdr>
    </w:div>
    <w:div w:id="1085614600">
      <w:bodyDiv w:val="1"/>
      <w:marLeft w:val="0"/>
      <w:marRight w:val="0"/>
      <w:marTop w:val="0"/>
      <w:marBottom w:val="0"/>
      <w:divBdr>
        <w:top w:val="none" w:sz="0" w:space="0" w:color="auto"/>
        <w:left w:val="none" w:sz="0" w:space="0" w:color="auto"/>
        <w:bottom w:val="none" w:sz="0" w:space="0" w:color="auto"/>
        <w:right w:val="none" w:sz="0" w:space="0" w:color="auto"/>
      </w:divBdr>
    </w:div>
    <w:div w:id="1098865327">
      <w:bodyDiv w:val="1"/>
      <w:marLeft w:val="0"/>
      <w:marRight w:val="0"/>
      <w:marTop w:val="0"/>
      <w:marBottom w:val="0"/>
      <w:divBdr>
        <w:top w:val="none" w:sz="0" w:space="0" w:color="auto"/>
        <w:left w:val="none" w:sz="0" w:space="0" w:color="auto"/>
        <w:bottom w:val="none" w:sz="0" w:space="0" w:color="auto"/>
        <w:right w:val="none" w:sz="0" w:space="0" w:color="auto"/>
      </w:divBdr>
    </w:div>
    <w:div w:id="1103302759">
      <w:bodyDiv w:val="1"/>
      <w:marLeft w:val="0"/>
      <w:marRight w:val="0"/>
      <w:marTop w:val="0"/>
      <w:marBottom w:val="0"/>
      <w:divBdr>
        <w:top w:val="none" w:sz="0" w:space="0" w:color="auto"/>
        <w:left w:val="none" w:sz="0" w:space="0" w:color="auto"/>
        <w:bottom w:val="none" w:sz="0" w:space="0" w:color="auto"/>
        <w:right w:val="none" w:sz="0" w:space="0" w:color="auto"/>
      </w:divBdr>
    </w:div>
    <w:div w:id="1108551313">
      <w:bodyDiv w:val="1"/>
      <w:marLeft w:val="0"/>
      <w:marRight w:val="0"/>
      <w:marTop w:val="0"/>
      <w:marBottom w:val="0"/>
      <w:divBdr>
        <w:top w:val="none" w:sz="0" w:space="0" w:color="auto"/>
        <w:left w:val="none" w:sz="0" w:space="0" w:color="auto"/>
        <w:bottom w:val="none" w:sz="0" w:space="0" w:color="auto"/>
        <w:right w:val="none" w:sz="0" w:space="0" w:color="auto"/>
      </w:divBdr>
    </w:div>
    <w:div w:id="1129666414">
      <w:bodyDiv w:val="1"/>
      <w:marLeft w:val="0"/>
      <w:marRight w:val="0"/>
      <w:marTop w:val="0"/>
      <w:marBottom w:val="0"/>
      <w:divBdr>
        <w:top w:val="none" w:sz="0" w:space="0" w:color="auto"/>
        <w:left w:val="none" w:sz="0" w:space="0" w:color="auto"/>
        <w:bottom w:val="none" w:sz="0" w:space="0" w:color="auto"/>
        <w:right w:val="none" w:sz="0" w:space="0" w:color="auto"/>
      </w:divBdr>
    </w:div>
    <w:div w:id="1131944981">
      <w:bodyDiv w:val="1"/>
      <w:marLeft w:val="0"/>
      <w:marRight w:val="0"/>
      <w:marTop w:val="0"/>
      <w:marBottom w:val="0"/>
      <w:divBdr>
        <w:top w:val="none" w:sz="0" w:space="0" w:color="auto"/>
        <w:left w:val="none" w:sz="0" w:space="0" w:color="auto"/>
        <w:bottom w:val="none" w:sz="0" w:space="0" w:color="auto"/>
        <w:right w:val="none" w:sz="0" w:space="0" w:color="auto"/>
      </w:divBdr>
    </w:div>
    <w:div w:id="1135366111">
      <w:bodyDiv w:val="1"/>
      <w:marLeft w:val="0"/>
      <w:marRight w:val="0"/>
      <w:marTop w:val="0"/>
      <w:marBottom w:val="0"/>
      <w:divBdr>
        <w:top w:val="none" w:sz="0" w:space="0" w:color="auto"/>
        <w:left w:val="none" w:sz="0" w:space="0" w:color="auto"/>
        <w:bottom w:val="none" w:sz="0" w:space="0" w:color="auto"/>
        <w:right w:val="none" w:sz="0" w:space="0" w:color="auto"/>
      </w:divBdr>
    </w:div>
    <w:div w:id="1136725308">
      <w:bodyDiv w:val="1"/>
      <w:marLeft w:val="0"/>
      <w:marRight w:val="0"/>
      <w:marTop w:val="0"/>
      <w:marBottom w:val="0"/>
      <w:divBdr>
        <w:top w:val="none" w:sz="0" w:space="0" w:color="auto"/>
        <w:left w:val="none" w:sz="0" w:space="0" w:color="auto"/>
        <w:bottom w:val="none" w:sz="0" w:space="0" w:color="auto"/>
        <w:right w:val="none" w:sz="0" w:space="0" w:color="auto"/>
      </w:divBdr>
    </w:div>
    <w:div w:id="1140150510">
      <w:bodyDiv w:val="1"/>
      <w:marLeft w:val="0"/>
      <w:marRight w:val="0"/>
      <w:marTop w:val="0"/>
      <w:marBottom w:val="0"/>
      <w:divBdr>
        <w:top w:val="none" w:sz="0" w:space="0" w:color="auto"/>
        <w:left w:val="none" w:sz="0" w:space="0" w:color="auto"/>
        <w:bottom w:val="none" w:sz="0" w:space="0" w:color="auto"/>
        <w:right w:val="none" w:sz="0" w:space="0" w:color="auto"/>
      </w:divBdr>
    </w:div>
    <w:div w:id="1140883402">
      <w:bodyDiv w:val="1"/>
      <w:marLeft w:val="0"/>
      <w:marRight w:val="0"/>
      <w:marTop w:val="0"/>
      <w:marBottom w:val="0"/>
      <w:divBdr>
        <w:top w:val="none" w:sz="0" w:space="0" w:color="auto"/>
        <w:left w:val="none" w:sz="0" w:space="0" w:color="auto"/>
        <w:bottom w:val="none" w:sz="0" w:space="0" w:color="auto"/>
        <w:right w:val="none" w:sz="0" w:space="0" w:color="auto"/>
      </w:divBdr>
    </w:div>
    <w:div w:id="1142502605">
      <w:bodyDiv w:val="1"/>
      <w:marLeft w:val="0"/>
      <w:marRight w:val="0"/>
      <w:marTop w:val="0"/>
      <w:marBottom w:val="0"/>
      <w:divBdr>
        <w:top w:val="none" w:sz="0" w:space="0" w:color="auto"/>
        <w:left w:val="none" w:sz="0" w:space="0" w:color="auto"/>
        <w:bottom w:val="none" w:sz="0" w:space="0" w:color="auto"/>
        <w:right w:val="none" w:sz="0" w:space="0" w:color="auto"/>
      </w:divBdr>
    </w:div>
    <w:div w:id="1147405416">
      <w:bodyDiv w:val="1"/>
      <w:marLeft w:val="0"/>
      <w:marRight w:val="0"/>
      <w:marTop w:val="0"/>
      <w:marBottom w:val="0"/>
      <w:divBdr>
        <w:top w:val="none" w:sz="0" w:space="0" w:color="auto"/>
        <w:left w:val="none" w:sz="0" w:space="0" w:color="auto"/>
        <w:bottom w:val="none" w:sz="0" w:space="0" w:color="auto"/>
        <w:right w:val="none" w:sz="0" w:space="0" w:color="auto"/>
      </w:divBdr>
    </w:div>
    <w:div w:id="1148984745">
      <w:bodyDiv w:val="1"/>
      <w:marLeft w:val="0"/>
      <w:marRight w:val="0"/>
      <w:marTop w:val="0"/>
      <w:marBottom w:val="0"/>
      <w:divBdr>
        <w:top w:val="none" w:sz="0" w:space="0" w:color="auto"/>
        <w:left w:val="none" w:sz="0" w:space="0" w:color="auto"/>
        <w:bottom w:val="none" w:sz="0" w:space="0" w:color="auto"/>
        <w:right w:val="none" w:sz="0" w:space="0" w:color="auto"/>
      </w:divBdr>
    </w:div>
    <w:div w:id="1153837285">
      <w:bodyDiv w:val="1"/>
      <w:marLeft w:val="0"/>
      <w:marRight w:val="0"/>
      <w:marTop w:val="0"/>
      <w:marBottom w:val="0"/>
      <w:divBdr>
        <w:top w:val="none" w:sz="0" w:space="0" w:color="auto"/>
        <w:left w:val="none" w:sz="0" w:space="0" w:color="auto"/>
        <w:bottom w:val="none" w:sz="0" w:space="0" w:color="auto"/>
        <w:right w:val="none" w:sz="0" w:space="0" w:color="auto"/>
      </w:divBdr>
    </w:div>
    <w:div w:id="1157376030">
      <w:bodyDiv w:val="1"/>
      <w:marLeft w:val="0"/>
      <w:marRight w:val="0"/>
      <w:marTop w:val="0"/>
      <w:marBottom w:val="0"/>
      <w:divBdr>
        <w:top w:val="none" w:sz="0" w:space="0" w:color="auto"/>
        <w:left w:val="none" w:sz="0" w:space="0" w:color="auto"/>
        <w:bottom w:val="none" w:sz="0" w:space="0" w:color="auto"/>
        <w:right w:val="none" w:sz="0" w:space="0" w:color="auto"/>
      </w:divBdr>
    </w:div>
    <w:div w:id="1161501348">
      <w:bodyDiv w:val="1"/>
      <w:marLeft w:val="0"/>
      <w:marRight w:val="0"/>
      <w:marTop w:val="0"/>
      <w:marBottom w:val="0"/>
      <w:divBdr>
        <w:top w:val="none" w:sz="0" w:space="0" w:color="auto"/>
        <w:left w:val="none" w:sz="0" w:space="0" w:color="auto"/>
        <w:bottom w:val="none" w:sz="0" w:space="0" w:color="auto"/>
        <w:right w:val="none" w:sz="0" w:space="0" w:color="auto"/>
      </w:divBdr>
    </w:div>
    <w:div w:id="1164204365">
      <w:bodyDiv w:val="1"/>
      <w:marLeft w:val="0"/>
      <w:marRight w:val="0"/>
      <w:marTop w:val="0"/>
      <w:marBottom w:val="0"/>
      <w:divBdr>
        <w:top w:val="none" w:sz="0" w:space="0" w:color="auto"/>
        <w:left w:val="none" w:sz="0" w:space="0" w:color="auto"/>
        <w:bottom w:val="none" w:sz="0" w:space="0" w:color="auto"/>
        <w:right w:val="none" w:sz="0" w:space="0" w:color="auto"/>
      </w:divBdr>
    </w:div>
    <w:div w:id="1164247565">
      <w:bodyDiv w:val="1"/>
      <w:marLeft w:val="0"/>
      <w:marRight w:val="0"/>
      <w:marTop w:val="0"/>
      <w:marBottom w:val="0"/>
      <w:divBdr>
        <w:top w:val="none" w:sz="0" w:space="0" w:color="auto"/>
        <w:left w:val="none" w:sz="0" w:space="0" w:color="auto"/>
        <w:bottom w:val="none" w:sz="0" w:space="0" w:color="auto"/>
        <w:right w:val="none" w:sz="0" w:space="0" w:color="auto"/>
      </w:divBdr>
    </w:div>
    <w:div w:id="1184787559">
      <w:bodyDiv w:val="1"/>
      <w:marLeft w:val="0"/>
      <w:marRight w:val="0"/>
      <w:marTop w:val="0"/>
      <w:marBottom w:val="0"/>
      <w:divBdr>
        <w:top w:val="none" w:sz="0" w:space="0" w:color="auto"/>
        <w:left w:val="none" w:sz="0" w:space="0" w:color="auto"/>
        <w:bottom w:val="none" w:sz="0" w:space="0" w:color="auto"/>
        <w:right w:val="none" w:sz="0" w:space="0" w:color="auto"/>
      </w:divBdr>
    </w:div>
    <w:div w:id="1193689815">
      <w:bodyDiv w:val="1"/>
      <w:marLeft w:val="0"/>
      <w:marRight w:val="0"/>
      <w:marTop w:val="0"/>
      <w:marBottom w:val="0"/>
      <w:divBdr>
        <w:top w:val="none" w:sz="0" w:space="0" w:color="auto"/>
        <w:left w:val="none" w:sz="0" w:space="0" w:color="auto"/>
        <w:bottom w:val="none" w:sz="0" w:space="0" w:color="auto"/>
        <w:right w:val="none" w:sz="0" w:space="0" w:color="auto"/>
      </w:divBdr>
    </w:div>
    <w:div w:id="1194341506">
      <w:bodyDiv w:val="1"/>
      <w:marLeft w:val="0"/>
      <w:marRight w:val="0"/>
      <w:marTop w:val="0"/>
      <w:marBottom w:val="0"/>
      <w:divBdr>
        <w:top w:val="none" w:sz="0" w:space="0" w:color="auto"/>
        <w:left w:val="none" w:sz="0" w:space="0" w:color="auto"/>
        <w:bottom w:val="none" w:sz="0" w:space="0" w:color="auto"/>
        <w:right w:val="none" w:sz="0" w:space="0" w:color="auto"/>
      </w:divBdr>
    </w:div>
    <w:div w:id="1194655868">
      <w:bodyDiv w:val="1"/>
      <w:marLeft w:val="0"/>
      <w:marRight w:val="0"/>
      <w:marTop w:val="0"/>
      <w:marBottom w:val="0"/>
      <w:divBdr>
        <w:top w:val="none" w:sz="0" w:space="0" w:color="auto"/>
        <w:left w:val="none" w:sz="0" w:space="0" w:color="auto"/>
        <w:bottom w:val="none" w:sz="0" w:space="0" w:color="auto"/>
        <w:right w:val="none" w:sz="0" w:space="0" w:color="auto"/>
      </w:divBdr>
    </w:div>
    <w:div w:id="1196503589">
      <w:bodyDiv w:val="1"/>
      <w:marLeft w:val="0"/>
      <w:marRight w:val="0"/>
      <w:marTop w:val="0"/>
      <w:marBottom w:val="0"/>
      <w:divBdr>
        <w:top w:val="none" w:sz="0" w:space="0" w:color="auto"/>
        <w:left w:val="none" w:sz="0" w:space="0" w:color="auto"/>
        <w:bottom w:val="none" w:sz="0" w:space="0" w:color="auto"/>
        <w:right w:val="none" w:sz="0" w:space="0" w:color="auto"/>
      </w:divBdr>
    </w:div>
    <w:div w:id="1199396536">
      <w:bodyDiv w:val="1"/>
      <w:marLeft w:val="0"/>
      <w:marRight w:val="0"/>
      <w:marTop w:val="0"/>
      <w:marBottom w:val="0"/>
      <w:divBdr>
        <w:top w:val="none" w:sz="0" w:space="0" w:color="auto"/>
        <w:left w:val="none" w:sz="0" w:space="0" w:color="auto"/>
        <w:bottom w:val="none" w:sz="0" w:space="0" w:color="auto"/>
        <w:right w:val="none" w:sz="0" w:space="0" w:color="auto"/>
      </w:divBdr>
    </w:div>
    <w:div w:id="1200313499">
      <w:bodyDiv w:val="1"/>
      <w:marLeft w:val="0"/>
      <w:marRight w:val="0"/>
      <w:marTop w:val="0"/>
      <w:marBottom w:val="0"/>
      <w:divBdr>
        <w:top w:val="none" w:sz="0" w:space="0" w:color="auto"/>
        <w:left w:val="none" w:sz="0" w:space="0" w:color="auto"/>
        <w:bottom w:val="none" w:sz="0" w:space="0" w:color="auto"/>
        <w:right w:val="none" w:sz="0" w:space="0" w:color="auto"/>
      </w:divBdr>
    </w:div>
    <w:div w:id="1204170331">
      <w:bodyDiv w:val="1"/>
      <w:marLeft w:val="0"/>
      <w:marRight w:val="0"/>
      <w:marTop w:val="0"/>
      <w:marBottom w:val="0"/>
      <w:divBdr>
        <w:top w:val="none" w:sz="0" w:space="0" w:color="auto"/>
        <w:left w:val="none" w:sz="0" w:space="0" w:color="auto"/>
        <w:bottom w:val="none" w:sz="0" w:space="0" w:color="auto"/>
        <w:right w:val="none" w:sz="0" w:space="0" w:color="auto"/>
      </w:divBdr>
    </w:div>
    <w:div w:id="1206940365">
      <w:bodyDiv w:val="1"/>
      <w:marLeft w:val="0"/>
      <w:marRight w:val="0"/>
      <w:marTop w:val="0"/>
      <w:marBottom w:val="0"/>
      <w:divBdr>
        <w:top w:val="none" w:sz="0" w:space="0" w:color="auto"/>
        <w:left w:val="none" w:sz="0" w:space="0" w:color="auto"/>
        <w:bottom w:val="none" w:sz="0" w:space="0" w:color="auto"/>
        <w:right w:val="none" w:sz="0" w:space="0" w:color="auto"/>
      </w:divBdr>
    </w:div>
    <w:div w:id="1209025312">
      <w:bodyDiv w:val="1"/>
      <w:marLeft w:val="0"/>
      <w:marRight w:val="0"/>
      <w:marTop w:val="0"/>
      <w:marBottom w:val="0"/>
      <w:divBdr>
        <w:top w:val="none" w:sz="0" w:space="0" w:color="auto"/>
        <w:left w:val="none" w:sz="0" w:space="0" w:color="auto"/>
        <w:bottom w:val="none" w:sz="0" w:space="0" w:color="auto"/>
        <w:right w:val="none" w:sz="0" w:space="0" w:color="auto"/>
      </w:divBdr>
    </w:div>
    <w:div w:id="1212116854">
      <w:bodyDiv w:val="1"/>
      <w:marLeft w:val="0"/>
      <w:marRight w:val="0"/>
      <w:marTop w:val="0"/>
      <w:marBottom w:val="0"/>
      <w:divBdr>
        <w:top w:val="none" w:sz="0" w:space="0" w:color="auto"/>
        <w:left w:val="none" w:sz="0" w:space="0" w:color="auto"/>
        <w:bottom w:val="none" w:sz="0" w:space="0" w:color="auto"/>
        <w:right w:val="none" w:sz="0" w:space="0" w:color="auto"/>
      </w:divBdr>
    </w:div>
    <w:div w:id="1219316568">
      <w:bodyDiv w:val="1"/>
      <w:marLeft w:val="0"/>
      <w:marRight w:val="0"/>
      <w:marTop w:val="0"/>
      <w:marBottom w:val="0"/>
      <w:divBdr>
        <w:top w:val="none" w:sz="0" w:space="0" w:color="auto"/>
        <w:left w:val="none" w:sz="0" w:space="0" w:color="auto"/>
        <w:bottom w:val="none" w:sz="0" w:space="0" w:color="auto"/>
        <w:right w:val="none" w:sz="0" w:space="0" w:color="auto"/>
      </w:divBdr>
    </w:div>
    <w:div w:id="1219705266">
      <w:bodyDiv w:val="1"/>
      <w:marLeft w:val="0"/>
      <w:marRight w:val="0"/>
      <w:marTop w:val="0"/>
      <w:marBottom w:val="0"/>
      <w:divBdr>
        <w:top w:val="none" w:sz="0" w:space="0" w:color="auto"/>
        <w:left w:val="none" w:sz="0" w:space="0" w:color="auto"/>
        <w:bottom w:val="none" w:sz="0" w:space="0" w:color="auto"/>
        <w:right w:val="none" w:sz="0" w:space="0" w:color="auto"/>
      </w:divBdr>
    </w:div>
    <w:div w:id="1227297753">
      <w:bodyDiv w:val="1"/>
      <w:marLeft w:val="0"/>
      <w:marRight w:val="0"/>
      <w:marTop w:val="0"/>
      <w:marBottom w:val="0"/>
      <w:divBdr>
        <w:top w:val="none" w:sz="0" w:space="0" w:color="auto"/>
        <w:left w:val="none" w:sz="0" w:space="0" w:color="auto"/>
        <w:bottom w:val="none" w:sz="0" w:space="0" w:color="auto"/>
        <w:right w:val="none" w:sz="0" w:space="0" w:color="auto"/>
      </w:divBdr>
    </w:div>
    <w:div w:id="1227453717">
      <w:bodyDiv w:val="1"/>
      <w:marLeft w:val="0"/>
      <w:marRight w:val="0"/>
      <w:marTop w:val="0"/>
      <w:marBottom w:val="0"/>
      <w:divBdr>
        <w:top w:val="none" w:sz="0" w:space="0" w:color="auto"/>
        <w:left w:val="none" w:sz="0" w:space="0" w:color="auto"/>
        <w:bottom w:val="none" w:sz="0" w:space="0" w:color="auto"/>
        <w:right w:val="none" w:sz="0" w:space="0" w:color="auto"/>
      </w:divBdr>
    </w:div>
    <w:div w:id="1229653612">
      <w:bodyDiv w:val="1"/>
      <w:marLeft w:val="0"/>
      <w:marRight w:val="0"/>
      <w:marTop w:val="0"/>
      <w:marBottom w:val="0"/>
      <w:divBdr>
        <w:top w:val="none" w:sz="0" w:space="0" w:color="auto"/>
        <w:left w:val="none" w:sz="0" w:space="0" w:color="auto"/>
        <w:bottom w:val="none" w:sz="0" w:space="0" w:color="auto"/>
        <w:right w:val="none" w:sz="0" w:space="0" w:color="auto"/>
      </w:divBdr>
    </w:div>
    <w:div w:id="1231771300">
      <w:bodyDiv w:val="1"/>
      <w:marLeft w:val="0"/>
      <w:marRight w:val="0"/>
      <w:marTop w:val="0"/>
      <w:marBottom w:val="0"/>
      <w:divBdr>
        <w:top w:val="none" w:sz="0" w:space="0" w:color="auto"/>
        <w:left w:val="none" w:sz="0" w:space="0" w:color="auto"/>
        <w:bottom w:val="none" w:sz="0" w:space="0" w:color="auto"/>
        <w:right w:val="none" w:sz="0" w:space="0" w:color="auto"/>
      </w:divBdr>
    </w:div>
    <w:div w:id="1235553685">
      <w:bodyDiv w:val="1"/>
      <w:marLeft w:val="0"/>
      <w:marRight w:val="0"/>
      <w:marTop w:val="0"/>
      <w:marBottom w:val="0"/>
      <w:divBdr>
        <w:top w:val="none" w:sz="0" w:space="0" w:color="auto"/>
        <w:left w:val="none" w:sz="0" w:space="0" w:color="auto"/>
        <w:bottom w:val="none" w:sz="0" w:space="0" w:color="auto"/>
        <w:right w:val="none" w:sz="0" w:space="0" w:color="auto"/>
      </w:divBdr>
    </w:div>
    <w:div w:id="1236479542">
      <w:bodyDiv w:val="1"/>
      <w:marLeft w:val="0"/>
      <w:marRight w:val="0"/>
      <w:marTop w:val="0"/>
      <w:marBottom w:val="0"/>
      <w:divBdr>
        <w:top w:val="none" w:sz="0" w:space="0" w:color="auto"/>
        <w:left w:val="none" w:sz="0" w:space="0" w:color="auto"/>
        <w:bottom w:val="none" w:sz="0" w:space="0" w:color="auto"/>
        <w:right w:val="none" w:sz="0" w:space="0" w:color="auto"/>
      </w:divBdr>
    </w:div>
    <w:div w:id="1238632812">
      <w:bodyDiv w:val="1"/>
      <w:marLeft w:val="0"/>
      <w:marRight w:val="0"/>
      <w:marTop w:val="0"/>
      <w:marBottom w:val="0"/>
      <w:divBdr>
        <w:top w:val="none" w:sz="0" w:space="0" w:color="auto"/>
        <w:left w:val="none" w:sz="0" w:space="0" w:color="auto"/>
        <w:bottom w:val="none" w:sz="0" w:space="0" w:color="auto"/>
        <w:right w:val="none" w:sz="0" w:space="0" w:color="auto"/>
      </w:divBdr>
    </w:div>
    <w:div w:id="1239093865">
      <w:bodyDiv w:val="1"/>
      <w:marLeft w:val="0"/>
      <w:marRight w:val="0"/>
      <w:marTop w:val="0"/>
      <w:marBottom w:val="0"/>
      <w:divBdr>
        <w:top w:val="none" w:sz="0" w:space="0" w:color="auto"/>
        <w:left w:val="none" w:sz="0" w:space="0" w:color="auto"/>
        <w:bottom w:val="none" w:sz="0" w:space="0" w:color="auto"/>
        <w:right w:val="none" w:sz="0" w:space="0" w:color="auto"/>
      </w:divBdr>
    </w:div>
    <w:div w:id="1241132617">
      <w:bodyDiv w:val="1"/>
      <w:marLeft w:val="0"/>
      <w:marRight w:val="0"/>
      <w:marTop w:val="0"/>
      <w:marBottom w:val="0"/>
      <w:divBdr>
        <w:top w:val="none" w:sz="0" w:space="0" w:color="auto"/>
        <w:left w:val="none" w:sz="0" w:space="0" w:color="auto"/>
        <w:bottom w:val="none" w:sz="0" w:space="0" w:color="auto"/>
        <w:right w:val="none" w:sz="0" w:space="0" w:color="auto"/>
      </w:divBdr>
    </w:div>
    <w:div w:id="1262490947">
      <w:bodyDiv w:val="1"/>
      <w:marLeft w:val="0"/>
      <w:marRight w:val="0"/>
      <w:marTop w:val="0"/>
      <w:marBottom w:val="0"/>
      <w:divBdr>
        <w:top w:val="none" w:sz="0" w:space="0" w:color="auto"/>
        <w:left w:val="none" w:sz="0" w:space="0" w:color="auto"/>
        <w:bottom w:val="none" w:sz="0" w:space="0" w:color="auto"/>
        <w:right w:val="none" w:sz="0" w:space="0" w:color="auto"/>
      </w:divBdr>
    </w:div>
    <w:div w:id="1264997546">
      <w:bodyDiv w:val="1"/>
      <w:marLeft w:val="0"/>
      <w:marRight w:val="0"/>
      <w:marTop w:val="0"/>
      <w:marBottom w:val="0"/>
      <w:divBdr>
        <w:top w:val="none" w:sz="0" w:space="0" w:color="auto"/>
        <w:left w:val="none" w:sz="0" w:space="0" w:color="auto"/>
        <w:bottom w:val="none" w:sz="0" w:space="0" w:color="auto"/>
        <w:right w:val="none" w:sz="0" w:space="0" w:color="auto"/>
      </w:divBdr>
    </w:div>
    <w:div w:id="1265457095">
      <w:bodyDiv w:val="1"/>
      <w:marLeft w:val="0"/>
      <w:marRight w:val="0"/>
      <w:marTop w:val="0"/>
      <w:marBottom w:val="0"/>
      <w:divBdr>
        <w:top w:val="none" w:sz="0" w:space="0" w:color="auto"/>
        <w:left w:val="none" w:sz="0" w:space="0" w:color="auto"/>
        <w:bottom w:val="none" w:sz="0" w:space="0" w:color="auto"/>
        <w:right w:val="none" w:sz="0" w:space="0" w:color="auto"/>
      </w:divBdr>
    </w:div>
    <w:div w:id="1268470028">
      <w:bodyDiv w:val="1"/>
      <w:marLeft w:val="0"/>
      <w:marRight w:val="0"/>
      <w:marTop w:val="0"/>
      <w:marBottom w:val="0"/>
      <w:divBdr>
        <w:top w:val="none" w:sz="0" w:space="0" w:color="auto"/>
        <w:left w:val="none" w:sz="0" w:space="0" w:color="auto"/>
        <w:bottom w:val="none" w:sz="0" w:space="0" w:color="auto"/>
        <w:right w:val="none" w:sz="0" w:space="0" w:color="auto"/>
      </w:divBdr>
    </w:div>
    <w:div w:id="1269502733">
      <w:bodyDiv w:val="1"/>
      <w:marLeft w:val="0"/>
      <w:marRight w:val="0"/>
      <w:marTop w:val="0"/>
      <w:marBottom w:val="0"/>
      <w:divBdr>
        <w:top w:val="none" w:sz="0" w:space="0" w:color="auto"/>
        <w:left w:val="none" w:sz="0" w:space="0" w:color="auto"/>
        <w:bottom w:val="none" w:sz="0" w:space="0" w:color="auto"/>
        <w:right w:val="none" w:sz="0" w:space="0" w:color="auto"/>
      </w:divBdr>
    </w:div>
    <w:div w:id="1276870281">
      <w:bodyDiv w:val="1"/>
      <w:marLeft w:val="0"/>
      <w:marRight w:val="0"/>
      <w:marTop w:val="0"/>
      <w:marBottom w:val="0"/>
      <w:divBdr>
        <w:top w:val="none" w:sz="0" w:space="0" w:color="auto"/>
        <w:left w:val="none" w:sz="0" w:space="0" w:color="auto"/>
        <w:bottom w:val="none" w:sz="0" w:space="0" w:color="auto"/>
        <w:right w:val="none" w:sz="0" w:space="0" w:color="auto"/>
      </w:divBdr>
    </w:div>
    <w:div w:id="1276908814">
      <w:bodyDiv w:val="1"/>
      <w:marLeft w:val="0"/>
      <w:marRight w:val="0"/>
      <w:marTop w:val="0"/>
      <w:marBottom w:val="0"/>
      <w:divBdr>
        <w:top w:val="none" w:sz="0" w:space="0" w:color="auto"/>
        <w:left w:val="none" w:sz="0" w:space="0" w:color="auto"/>
        <w:bottom w:val="none" w:sz="0" w:space="0" w:color="auto"/>
        <w:right w:val="none" w:sz="0" w:space="0" w:color="auto"/>
      </w:divBdr>
    </w:div>
    <w:div w:id="1279071126">
      <w:bodyDiv w:val="1"/>
      <w:marLeft w:val="0"/>
      <w:marRight w:val="0"/>
      <w:marTop w:val="0"/>
      <w:marBottom w:val="0"/>
      <w:divBdr>
        <w:top w:val="none" w:sz="0" w:space="0" w:color="auto"/>
        <w:left w:val="none" w:sz="0" w:space="0" w:color="auto"/>
        <w:bottom w:val="none" w:sz="0" w:space="0" w:color="auto"/>
        <w:right w:val="none" w:sz="0" w:space="0" w:color="auto"/>
      </w:divBdr>
    </w:div>
    <w:div w:id="1280837825">
      <w:bodyDiv w:val="1"/>
      <w:marLeft w:val="0"/>
      <w:marRight w:val="0"/>
      <w:marTop w:val="0"/>
      <w:marBottom w:val="0"/>
      <w:divBdr>
        <w:top w:val="none" w:sz="0" w:space="0" w:color="auto"/>
        <w:left w:val="none" w:sz="0" w:space="0" w:color="auto"/>
        <w:bottom w:val="none" w:sz="0" w:space="0" w:color="auto"/>
        <w:right w:val="none" w:sz="0" w:space="0" w:color="auto"/>
      </w:divBdr>
    </w:div>
    <w:div w:id="1287589278">
      <w:bodyDiv w:val="1"/>
      <w:marLeft w:val="0"/>
      <w:marRight w:val="0"/>
      <w:marTop w:val="0"/>
      <w:marBottom w:val="0"/>
      <w:divBdr>
        <w:top w:val="none" w:sz="0" w:space="0" w:color="auto"/>
        <w:left w:val="none" w:sz="0" w:space="0" w:color="auto"/>
        <w:bottom w:val="none" w:sz="0" w:space="0" w:color="auto"/>
        <w:right w:val="none" w:sz="0" w:space="0" w:color="auto"/>
      </w:divBdr>
    </w:div>
    <w:div w:id="1291790403">
      <w:bodyDiv w:val="1"/>
      <w:marLeft w:val="0"/>
      <w:marRight w:val="0"/>
      <w:marTop w:val="0"/>
      <w:marBottom w:val="0"/>
      <w:divBdr>
        <w:top w:val="none" w:sz="0" w:space="0" w:color="auto"/>
        <w:left w:val="none" w:sz="0" w:space="0" w:color="auto"/>
        <w:bottom w:val="none" w:sz="0" w:space="0" w:color="auto"/>
        <w:right w:val="none" w:sz="0" w:space="0" w:color="auto"/>
      </w:divBdr>
    </w:div>
    <w:div w:id="1291932786">
      <w:bodyDiv w:val="1"/>
      <w:marLeft w:val="0"/>
      <w:marRight w:val="0"/>
      <w:marTop w:val="0"/>
      <w:marBottom w:val="0"/>
      <w:divBdr>
        <w:top w:val="none" w:sz="0" w:space="0" w:color="auto"/>
        <w:left w:val="none" w:sz="0" w:space="0" w:color="auto"/>
        <w:bottom w:val="none" w:sz="0" w:space="0" w:color="auto"/>
        <w:right w:val="none" w:sz="0" w:space="0" w:color="auto"/>
      </w:divBdr>
    </w:div>
    <w:div w:id="1295721920">
      <w:bodyDiv w:val="1"/>
      <w:marLeft w:val="0"/>
      <w:marRight w:val="0"/>
      <w:marTop w:val="0"/>
      <w:marBottom w:val="0"/>
      <w:divBdr>
        <w:top w:val="none" w:sz="0" w:space="0" w:color="auto"/>
        <w:left w:val="none" w:sz="0" w:space="0" w:color="auto"/>
        <w:bottom w:val="none" w:sz="0" w:space="0" w:color="auto"/>
        <w:right w:val="none" w:sz="0" w:space="0" w:color="auto"/>
      </w:divBdr>
    </w:div>
    <w:div w:id="1300961064">
      <w:bodyDiv w:val="1"/>
      <w:marLeft w:val="0"/>
      <w:marRight w:val="0"/>
      <w:marTop w:val="0"/>
      <w:marBottom w:val="0"/>
      <w:divBdr>
        <w:top w:val="none" w:sz="0" w:space="0" w:color="auto"/>
        <w:left w:val="none" w:sz="0" w:space="0" w:color="auto"/>
        <w:bottom w:val="none" w:sz="0" w:space="0" w:color="auto"/>
        <w:right w:val="none" w:sz="0" w:space="0" w:color="auto"/>
      </w:divBdr>
    </w:div>
    <w:div w:id="1305163296">
      <w:bodyDiv w:val="1"/>
      <w:marLeft w:val="0"/>
      <w:marRight w:val="0"/>
      <w:marTop w:val="0"/>
      <w:marBottom w:val="0"/>
      <w:divBdr>
        <w:top w:val="none" w:sz="0" w:space="0" w:color="auto"/>
        <w:left w:val="none" w:sz="0" w:space="0" w:color="auto"/>
        <w:bottom w:val="none" w:sz="0" w:space="0" w:color="auto"/>
        <w:right w:val="none" w:sz="0" w:space="0" w:color="auto"/>
      </w:divBdr>
    </w:div>
    <w:div w:id="1307706754">
      <w:bodyDiv w:val="1"/>
      <w:marLeft w:val="0"/>
      <w:marRight w:val="0"/>
      <w:marTop w:val="0"/>
      <w:marBottom w:val="0"/>
      <w:divBdr>
        <w:top w:val="none" w:sz="0" w:space="0" w:color="auto"/>
        <w:left w:val="none" w:sz="0" w:space="0" w:color="auto"/>
        <w:bottom w:val="none" w:sz="0" w:space="0" w:color="auto"/>
        <w:right w:val="none" w:sz="0" w:space="0" w:color="auto"/>
      </w:divBdr>
    </w:div>
    <w:div w:id="1309284802">
      <w:bodyDiv w:val="1"/>
      <w:marLeft w:val="0"/>
      <w:marRight w:val="0"/>
      <w:marTop w:val="0"/>
      <w:marBottom w:val="0"/>
      <w:divBdr>
        <w:top w:val="none" w:sz="0" w:space="0" w:color="auto"/>
        <w:left w:val="none" w:sz="0" w:space="0" w:color="auto"/>
        <w:bottom w:val="none" w:sz="0" w:space="0" w:color="auto"/>
        <w:right w:val="none" w:sz="0" w:space="0" w:color="auto"/>
      </w:divBdr>
    </w:div>
    <w:div w:id="1314914334">
      <w:bodyDiv w:val="1"/>
      <w:marLeft w:val="0"/>
      <w:marRight w:val="0"/>
      <w:marTop w:val="0"/>
      <w:marBottom w:val="0"/>
      <w:divBdr>
        <w:top w:val="none" w:sz="0" w:space="0" w:color="auto"/>
        <w:left w:val="none" w:sz="0" w:space="0" w:color="auto"/>
        <w:bottom w:val="none" w:sz="0" w:space="0" w:color="auto"/>
        <w:right w:val="none" w:sz="0" w:space="0" w:color="auto"/>
      </w:divBdr>
    </w:div>
    <w:div w:id="1331058100">
      <w:bodyDiv w:val="1"/>
      <w:marLeft w:val="0"/>
      <w:marRight w:val="0"/>
      <w:marTop w:val="0"/>
      <w:marBottom w:val="0"/>
      <w:divBdr>
        <w:top w:val="none" w:sz="0" w:space="0" w:color="auto"/>
        <w:left w:val="none" w:sz="0" w:space="0" w:color="auto"/>
        <w:bottom w:val="none" w:sz="0" w:space="0" w:color="auto"/>
        <w:right w:val="none" w:sz="0" w:space="0" w:color="auto"/>
      </w:divBdr>
    </w:div>
    <w:div w:id="1332022661">
      <w:bodyDiv w:val="1"/>
      <w:marLeft w:val="0"/>
      <w:marRight w:val="0"/>
      <w:marTop w:val="0"/>
      <w:marBottom w:val="0"/>
      <w:divBdr>
        <w:top w:val="none" w:sz="0" w:space="0" w:color="auto"/>
        <w:left w:val="none" w:sz="0" w:space="0" w:color="auto"/>
        <w:bottom w:val="none" w:sz="0" w:space="0" w:color="auto"/>
        <w:right w:val="none" w:sz="0" w:space="0" w:color="auto"/>
      </w:divBdr>
    </w:div>
    <w:div w:id="1339427075">
      <w:bodyDiv w:val="1"/>
      <w:marLeft w:val="0"/>
      <w:marRight w:val="0"/>
      <w:marTop w:val="0"/>
      <w:marBottom w:val="0"/>
      <w:divBdr>
        <w:top w:val="none" w:sz="0" w:space="0" w:color="auto"/>
        <w:left w:val="none" w:sz="0" w:space="0" w:color="auto"/>
        <w:bottom w:val="none" w:sz="0" w:space="0" w:color="auto"/>
        <w:right w:val="none" w:sz="0" w:space="0" w:color="auto"/>
      </w:divBdr>
    </w:div>
    <w:div w:id="1342707542">
      <w:bodyDiv w:val="1"/>
      <w:marLeft w:val="0"/>
      <w:marRight w:val="0"/>
      <w:marTop w:val="0"/>
      <w:marBottom w:val="0"/>
      <w:divBdr>
        <w:top w:val="none" w:sz="0" w:space="0" w:color="auto"/>
        <w:left w:val="none" w:sz="0" w:space="0" w:color="auto"/>
        <w:bottom w:val="none" w:sz="0" w:space="0" w:color="auto"/>
        <w:right w:val="none" w:sz="0" w:space="0" w:color="auto"/>
      </w:divBdr>
    </w:div>
    <w:div w:id="1345329722">
      <w:bodyDiv w:val="1"/>
      <w:marLeft w:val="0"/>
      <w:marRight w:val="0"/>
      <w:marTop w:val="0"/>
      <w:marBottom w:val="0"/>
      <w:divBdr>
        <w:top w:val="none" w:sz="0" w:space="0" w:color="auto"/>
        <w:left w:val="none" w:sz="0" w:space="0" w:color="auto"/>
        <w:bottom w:val="none" w:sz="0" w:space="0" w:color="auto"/>
        <w:right w:val="none" w:sz="0" w:space="0" w:color="auto"/>
      </w:divBdr>
    </w:div>
    <w:div w:id="1347098887">
      <w:bodyDiv w:val="1"/>
      <w:marLeft w:val="0"/>
      <w:marRight w:val="0"/>
      <w:marTop w:val="0"/>
      <w:marBottom w:val="0"/>
      <w:divBdr>
        <w:top w:val="none" w:sz="0" w:space="0" w:color="auto"/>
        <w:left w:val="none" w:sz="0" w:space="0" w:color="auto"/>
        <w:bottom w:val="none" w:sz="0" w:space="0" w:color="auto"/>
        <w:right w:val="none" w:sz="0" w:space="0" w:color="auto"/>
      </w:divBdr>
    </w:div>
    <w:div w:id="1347488107">
      <w:bodyDiv w:val="1"/>
      <w:marLeft w:val="0"/>
      <w:marRight w:val="0"/>
      <w:marTop w:val="0"/>
      <w:marBottom w:val="0"/>
      <w:divBdr>
        <w:top w:val="none" w:sz="0" w:space="0" w:color="auto"/>
        <w:left w:val="none" w:sz="0" w:space="0" w:color="auto"/>
        <w:bottom w:val="none" w:sz="0" w:space="0" w:color="auto"/>
        <w:right w:val="none" w:sz="0" w:space="0" w:color="auto"/>
      </w:divBdr>
    </w:div>
    <w:div w:id="1351446156">
      <w:bodyDiv w:val="1"/>
      <w:marLeft w:val="0"/>
      <w:marRight w:val="0"/>
      <w:marTop w:val="0"/>
      <w:marBottom w:val="0"/>
      <w:divBdr>
        <w:top w:val="none" w:sz="0" w:space="0" w:color="auto"/>
        <w:left w:val="none" w:sz="0" w:space="0" w:color="auto"/>
        <w:bottom w:val="none" w:sz="0" w:space="0" w:color="auto"/>
        <w:right w:val="none" w:sz="0" w:space="0" w:color="auto"/>
      </w:divBdr>
    </w:div>
    <w:div w:id="1355572764">
      <w:bodyDiv w:val="1"/>
      <w:marLeft w:val="0"/>
      <w:marRight w:val="0"/>
      <w:marTop w:val="0"/>
      <w:marBottom w:val="0"/>
      <w:divBdr>
        <w:top w:val="none" w:sz="0" w:space="0" w:color="auto"/>
        <w:left w:val="none" w:sz="0" w:space="0" w:color="auto"/>
        <w:bottom w:val="none" w:sz="0" w:space="0" w:color="auto"/>
        <w:right w:val="none" w:sz="0" w:space="0" w:color="auto"/>
      </w:divBdr>
    </w:div>
    <w:div w:id="1357348063">
      <w:bodyDiv w:val="1"/>
      <w:marLeft w:val="0"/>
      <w:marRight w:val="0"/>
      <w:marTop w:val="0"/>
      <w:marBottom w:val="0"/>
      <w:divBdr>
        <w:top w:val="none" w:sz="0" w:space="0" w:color="auto"/>
        <w:left w:val="none" w:sz="0" w:space="0" w:color="auto"/>
        <w:bottom w:val="none" w:sz="0" w:space="0" w:color="auto"/>
        <w:right w:val="none" w:sz="0" w:space="0" w:color="auto"/>
      </w:divBdr>
    </w:div>
    <w:div w:id="1358845638">
      <w:bodyDiv w:val="1"/>
      <w:marLeft w:val="0"/>
      <w:marRight w:val="0"/>
      <w:marTop w:val="0"/>
      <w:marBottom w:val="0"/>
      <w:divBdr>
        <w:top w:val="none" w:sz="0" w:space="0" w:color="auto"/>
        <w:left w:val="none" w:sz="0" w:space="0" w:color="auto"/>
        <w:bottom w:val="none" w:sz="0" w:space="0" w:color="auto"/>
        <w:right w:val="none" w:sz="0" w:space="0" w:color="auto"/>
      </w:divBdr>
    </w:div>
    <w:div w:id="1358896587">
      <w:bodyDiv w:val="1"/>
      <w:marLeft w:val="0"/>
      <w:marRight w:val="0"/>
      <w:marTop w:val="0"/>
      <w:marBottom w:val="0"/>
      <w:divBdr>
        <w:top w:val="none" w:sz="0" w:space="0" w:color="auto"/>
        <w:left w:val="none" w:sz="0" w:space="0" w:color="auto"/>
        <w:bottom w:val="none" w:sz="0" w:space="0" w:color="auto"/>
        <w:right w:val="none" w:sz="0" w:space="0" w:color="auto"/>
      </w:divBdr>
    </w:div>
    <w:div w:id="1361709329">
      <w:bodyDiv w:val="1"/>
      <w:marLeft w:val="0"/>
      <w:marRight w:val="0"/>
      <w:marTop w:val="0"/>
      <w:marBottom w:val="0"/>
      <w:divBdr>
        <w:top w:val="none" w:sz="0" w:space="0" w:color="auto"/>
        <w:left w:val="none" w:sz="0" w:space="0" w:color="auto"/>
        <w:bottom w:val="none" w:sz="0" w:space="0" w:color="auto"/>
        <w:right w:val="none" w:sz="0" w:space="0" w:color="auto"/>
      </w:divBdr>
    </w:div>
    <w:div w:id="1365718261">
      <w:bodyDiv w:val="1"/>
      <w:marLeft w:val="0"/>
      <w:marRight w:val="0"/>
      <w:marTop w:val="0"/>
      <w:marBottom w:val="0"/>
      <w:divBdr>
        <w:top w:val="none" w:sz="0" w:space="0" w:color="auto"/>
        <w:left w:val="none" w:sz="0" w:space="0" w:color="auto"/>
        <w:bottom w:val="none" w:sz="0" w:space="0" w:color="auto"/>
        <w:right w:val="none" w:sz="0" w:space="0" w:color="auto"/>
      </w:divBdr>
    </w:div>
    <w:div w:id="1367027424">
      <w:bodyDiv w:val="1"/>
      <w:marLeft w:val="0"/>
      <w:marRight w:val="0"/>
      <w:marTop w:val="0"/>
      <w:marBottom w:val="0"/>
      <w:divBdr>
        <w:top w:val="none" w:sz="0" w:space="0" w:color="auto"/>
        <w:left w:val="none" w:sz="0" w:space="0" w:color="auto"/>
        <w:bottom w:val="none" w:sz="0" w:space="0" w:color="auto"/>
        <w:right w:val="none" w:sz="0" w:space="0" w:color="auto"/>
      </w:divBdr>
    </w:div>
    <w:div w:id="1368018981">
      <w:bodyDiv w:val="1"/>
      <w:marLeft w:val="0"/>
      <w:marRight w:val="0"/>
      <w:marTop w:val="0"/>
      <w:marBottom w:val="0"/>
      <w:divBdr>
        <w:top w:val="none" w:sz="0" w:space="0" w:color="auto"/>
        <w:left w:val="none" w:sz="0" w:space="0" w:color="auto"/>
        <w:bottom w:val="none" w:sz="0" w:space="0" w:color="auto"/>
        <w:right w:val="none" w:sz="0" w:space="0" w:color="auto"/>
      </w:divBdr>
    </w:div>
    <w:div w:id="1371759807">
      <w:bodyDiv w:val="1"/>
      <w:marLeft w:val="0"/>
      <w:marRight w:val="0"/>
      <w:marTop w:val="0"/>
      <w:marBottom w:val="0"/>
      <w:divBdr>
        <w:top w:val="none" w:sz="0" w:space="0" w:color="auto"/>
        <w:left w:val="none" w:sz="0" w:space="0" w:color="auto"/>
        <w:bottom w:val="none" w:sz="0" w:space="0" w:color="auto"/>
        <w:right w:val="none" w:sz="0" w:space="0" w:color="auto"/>
      </w:divBdr>
    </w:div>
    <w:div w:id="1373265720">
      <w:bodyDiv w:val="1"/>
      <w:marLeft w:val="0"/>
      <w:marRight w:val="0"/>
      <w:marTop w:val="0"/>
      <w:marBottom w:val="0"/>
      <w:divBdr>
        <w:top w:val="none" w:sz="0" w:space="0" w:color="auto"/>
        <w:left w:val="none" w:sz="0" w:space="0" w:color="auto"/>
        <w:bottom w:val="none" w:sz="0" w:space="0" w:color="auto"/>
        <w:right w:val="none" w:sz="0" w:space="0" w:color="auto"/>
      </w:divBdr>
    </w:div>
    <w:div w:id="1377779190">
      <w:bodyDiv w:val="1"/>
      <w:marLeft w:val="0"/>
      <w:marRight w:val="0"/>
      <w:marTop w:val="0"/>
      <w:marBottom w:val="0"/>
      <w:divBdr>
        <w:top w:val="none" w:sz="0" w:space="0" w:color="auto"/>
        <w:left w:val="none" w:sz="0" w:space="0" w:color="auto"/>
        <w:bottom w:val="none" w:sz="0" w:space="0" w:color="auto"/>
        <w:right w:val="none" w:sz="0" w:space="0" w:color="auto"/>
      </w:divBdr>
    </w:div>
    <w:div w:id="1383096798">
      <w:bodyDiv w:val="1"/>
      <w:marLeft w:val="0"/>
      <w:marRight w:val="0"/>
      <w:marTop w:val="0"/>
      <w:marBottom w:val="0"/>
      <w:divBdr>
        <w:top w:val="none" w:sz="0" w:space="0" w:color="auto"/>
        <w:left w:val="none" w:sz="0" w:space="0" w:color="auto"/>
        <w:bottom w:val="none" w:sz="0" w:space="0" w:color="auto"/>
        <w:right w:val="none" w:sz="0" w:space="0" w:color="auto"/>
      </w:divBdr>
    </w:div>
    <w:div w:id="1385256188">
      <w:bodyDiv w:val="1"/>
      <w:marLeft w:val="0"/>
      <w:marRight w:val="0"/>
      <w:marTop w:val="0"/>
      <w:marBottom w:val="0"/>
      <w:divBdr>
        <w:top w:val="none" w:sz="0" w:space="0" w:color="auto"/>
        <w:left w:val="none" w:sz="0" w:space="0" w:color="auto"/>
        <w:bottom w:val="none" w:sz="0" w:space="0" w:color="auto"/>
        <w:right w:val="none" w:sz="0" w:space="0" w:color="auto"/>
      </w:divBdr>
    </w:div>
    <w:div w:id="1392001809">
      <w:bodyDiv w:val="1"/>
      <w:marLeft w:val="0"/>
      <w:marRight w:val="0"/>
      <w:marTop w:val="0"/>
      <w:marBottom w:val="0"/>
      <w:divBdr>
        <w:top w:val="none" w:sz="0" w:space="0" w:color="auto"/>
        <w:left w:val="none" w:sz="0" w:space="0" w:color="auto"/>
        <w:bottom w:val="none" w:sz="0" w:space="0" w:color="auto"/>
        <w:right w:val="none" w:sz="0" w:space="0" w:color="auto"/>
      </w:divBdr>
    </w:div>
    <w:div w:id="1401632296">
      <w:bodyDiv w:val="1"/>
      <w:marLeft w:val="0"/>
      <w:marRight w:val="0"/>
      <w:marTop w:val="0"/>
      <w:marBottom w:val="0"/>
      <w:divBdr>
        <w:top w:val="none" w:sz="0" w:space="0" w:color="auto"/>
        <w:left w:val="none" w:sz="0" w:space="0" w:color="auto"/>
        <w:bottom w:val="none" w:sz="0" w:space="0" w:color="auto"/>
        <w:right w:val="none" w:sz="0" w:space="0" w:color="auto"/>
      </w:divBdr>
    </w:div>
    <w:div w:id="1403141129">
      <w:bodyDiv w:val="1"/>
      <w:marLeft w:val="0"/>
      <w:marRight w:val="0"/>
      <w:marTop w:val="0"/>
      <w:marBottom w:val="0"/>
      <w:divBdr>
        <w:top w:val="none" w:sz="0" w:space="0" w:color="auto"/>
        <w:left w:val="none" w:sz="0" w:space="0" w:color="auto"/>
        <w:bottom w:val="none" w:sz="0" w:space="0" w:color="auto"/>
        <w:right w:val="none" w:sz="0" w:space="0" w:color="auto"/>
      </w:divBdr>
    </w:div>
    <w:div w:id="1431319969">
      <w:bodyDiv w:val="1"/>
      <w:marLeft w:val="0"/>
      <w:marRight w:val="0"/>
      <w:marTop w:val="0"/>
      <w:marBottom w:val="0"/>
      <w:divBdr>
        <w:top w:val="none" w:sz="0" w:space="0" w:color="auto"/>
        <w:left w:val="none" w:sz="0" w:space="0" w:color="auto"/>
        <w:bottom w:val="none" w:sz="0" w:space="0" w:color="auto"/>
        <w:right w:val="none" w:sz="0" w:space="0" w:color="auto"/>
      </w:divBdr>
    </w:div>
    <w:div w:id="1431974834">
      <w:bodyDiv w:val="1"/>
      <w:marLeft w:val="0"/>
      <w:marRight w:val="0"/>
      <w:marTop w:val="0"/>
      <w:marBottom w:val="0"/>
      <w:divBdr>
        <w:top w:val="none" w:sz="0" w:space="0" w:color="auto"/>
        <w:left w:val="none" w:sz="0" w:space="0" w:color="auto"/>
        <w:bottom w:val="none" w:sz="0" w:space="0" w:color="auto"/>
        <w:right w:val="none" w:sz="0" w:space="0" w:color="auto"/>
      </w:divBdr>
    </w:div>
    <w:div w:id="1432975044">
      <w:bodyDiv w:val="1"/>
      <w:marLeft w:val="0"/>
      <w:marRight w:val="0"/>
      <w:marTop w:val="0"/>
      <w:marBottom w:val="0"/>
      <w:divBdr>
        <w:top w:val="none" w:sz="0" w:space="0" w:color="auto"/>
        <w:left w:val="none" w:sz="0" w:space="0" w:color="auto"/>
        <w:bottom w:val="none" w:sz="0" w:space="0" w:color="auto"/>
        <w:right w:val="none" w:sz="0" w:space="0" w:color="auto"/>
      </w:divBdr>
    </w:div>
    <w:div w:id="1434088776">
      <w:bodyDiv w:val="1"/>
      <w:marLeft w:val="0"/>
      <w:marRight w:val="0"/>
      <w:marTop w:val="0"/>
      <w:marBottom w:val="0"/>
      <w:divBdr>
        <w:top w:val="none" w:sz="0" w:space="0" w:color="auto"/>
        <w:left w:val="none" w:sz="0" w:space="0" w:color="auto"/>
        <w:bottom w:val="none" w:sz="0" w:space="0" w:color="auto"/>
        <w:right w:val="none" w:sz="0" w:space="0" w:color="auto"/>
      </w:divBdr>
    </w:div>
    <w:div w:id="1435713164">
      <w:bodyDiv w:val="1"/>
      <w:marLeft w:val="0"/>
      <w:marRight w:val="0"/>
      <w:marTop w:val="0"/>
      <w:marBottom w:val="0"/>
      <w:divBdr>
        <w:top w:val="none" w:sz="0" w:space="0" w:color="auto"/>
        <w:left w:val="none" w:sz="0" w:space="0" w:color="auto"/>
        <w:bottom w:val="none" w:sz="0" w:space="0" w:color="auto"/>
        <w:right w:val="none" w:sz="0" w:space="0" w:color="auto"/>
      </w:divBdr>
    </w:div>
    <w:div w:id="1436710867">
      <w:bodyDiv w:val="1"/>
      <w:marLeft w:val="0"/>
      <w:marRight w:val="0"/>
      <w:marTop w:val="0"/>
      <w:marBottom w:val="0"/>
      <w:divBdr>
        <w:top w:val="none" w:sz="0" w:space="0" w:color="auto"/>
        <w:left w:val="none" w:sz="0" w:space="0" w:color="auto"/>
        <w:bottom w:val="none" w:sz="0" w:space="0" w:color="auto"/>
        <w:right w:val="none" w:sz="0" w:space="0" w:color="auto"/>
      </w:divBdr>
    </w:div>
    <w:div w:id="1447769227">
      <w:bodyDiv w:val="1"/>
      <w:marLeft w:val="0"/>
      <w:marRight w:val="0"/>
      <w:marTop w:val="0"/>
      <w:marBottom w:val="0"/>
      <w:divBdr>
        <w:top w:val="none" w:sz="0" w:space="0" w:color="auto"/>
        <w:left w:val="none" w:sz="0" w:space="0" w:color="auto"/>
        <w:bottom w:val="none" w:sz="0" w:space="0" w:color="auto"/>
        <w:right w:val="none" w:sz="0" w:space="0" w:color="auto"/>
      </w:divBdr>
    </w:div>
    <w:div w:id="1465155523">
      <w:bodyDiv w:val="1"/>
      <w:marLeft w:val="0"/>
      <w:marRight w:val="0"/>
      <w:marTop w:val="0"/>
      <w:marBottom w:val="0"/>
      <w:divBdr>
        <w:top w:val="none" w:sz="0" w:space="0" w:color="auto"/>
        <w:left w:val="none" w:sz="0" w:space="0" w:color="auto"/>
        <w:bottom w:val="none" w:sz="0" w:space="0" w:color="auto"/>
        <w:right w:val="none" w:sz="0" w:space="0" w:color="auto"/>
      </w:divBdr>
    </w:div>
    <w:div w:id="1466125141">
      <w:bodyDiv w:val="1"/>
      <w:marLeft w:val="0"/>
      <w:marRight w:val="0"/>
      <w:marTop w:val="0"/>
      <w:marBottom w:val="0"/>
      <w:divBdr>
        <w:top w:val="none" w:sz="0" w:space="0" w:color="auto"/>
        <w:left w:val="none" w:sz="0" w:space="0" w:color="auto"/>
        <w:bottom w:val="none" w:sz="0" w:space="0" w:color="auto"/>
        <w:right w:val="none" w:sz="0" w:space="0" w:color="auto"/>
      </w:divBdr>
    </w:div>
    <w:div w:id="1468087910">
      <w:bodyDiv w:val="1"/>
      <w:marLeft w:val="0"/>
      <w:marRight w:val="0"/>
      <w:marTop w:val="0"/>
      <w:marBottom w:val="0"/>
      <w:divBdr>
        <w:top w:val="none" w:sz="0" w:space="0" w:color="auto"/>
        <w:left w:val="none" w:sz="0" w:space="0" w:color="auto"/>
        <w:bottom w:val="none" w:sz="0" w:space="0" w:color="auto"/>
        <w:right w:val="none" w:sz="0" w:space="0" w:color="auto"/>
      </w:divBdr>
    </w:div>
    <w:div w:id="1468358035">
      <w:bodyDiv w:val="1"/>
      <w:marLeft w:val="0"/>
      <w:marRight w:val="0"/>
      <w:marTop w:val="0"/>
      <w:marBottom w:val="0"/>
      <w:divBdr>
        <w:top w:val="none" w:sz="0" w:space="0" w:color="auto"/>
        <w:left w:val="none" w:sz="0" w:space="0" w:color="auto"/>
        <w:bottom w:val="none" w:sz="0" w:space="0" w:color="auto"/>
        <w:right w:val="none" w:sz="0" w:space="0" w:color="auto"/>
      </w:divBdr>
    </w:div>
    <w:div w:id="1469517802">
      <w:bodyDiv w:val="1"/>
      <w:marLeft w:val="0"/>
      <w:marRight w:val="0"/>
      <w:marTop w:val="0"/>
      <w:marBottom w:val="0"/>
      <w:divBdr>
        <w:top w:val="none" w:sz="0" w:space="0" w:color="auto"/>
        <w:left w:val="none" w:sz="0" w:space="0" w:color="auto"/>
        <w:bottom w:val="none" w:sz="0" w:space="0" w:color="auto"/>
        <w:right w:val="none" w:sz="0" w:space="0" w:color="auto"/>
      </w:divBdr>
    </w:div>
    <w:div w:id="1479611673">
      <w:bodyDiv w:val="1"/>
      <w:marLeft w:val="0"/>
      <w:marRight w:val="0"/>
      <w:marTop w:val="0"/>
      <w:marBottom w:val="0"/>
      <w:divBdr>
        <w:top w:val="none" w:sz="0" w:space="0" w:color="auto"/>
        <w:left w:val="none" w:sz="0" w:space="0" w:color="auto"/>
        <w:bottom w:val="none" w:sz="0" w:space="0" w:color="auto"/>
        <w:right w:val="none" w:sz="0" w:space="0" w:color="auto"/>
      </w:divBdr>
    </w:div>
    <w:div w:id="1481192655">
      <w:bodyDiv w:val="1"/>
      <w:marLeft w:val="0"/>
      <w:marRight w:val="0"/>
      <w:marTop w:val="0"/>
      <w:marBottom w:val="0"/>
      <w:divBdr>
        <w:top w:val="none" w:sz="0" w:space="0" w:color="auto"/>
        <w:left w:val="none" w:sz="0" w:space="0" w:color="auto"/>
        <w:bottom w:val="none" w:sz="0" w:space="0" w:color="auto"/>
        <w:right w:val="none" w:sz="0" w:space="0" w:color="auto"/>
      </w:divBdr>
    </w:div>
    <w:div w:id="1488205790">
      <w:bodyDiv w:val="1"/>
      <w:marLeft w:val="0"/>
      <w:marRight w:val="0"/>
      <w:marTop w:val="0"/>
      <w:marBottom w:val="0"/>
      <w:divBdr>
        <w:top w:val="none" w:sz="0" w:space="0" w:color="auto"/>
        <w:left w:val="none" w:sz="0" w:space="0" w:color="auto"/>
        <w:bottom w:val="none" w:sz="0" w:space="0" w:color="auto"/>
        <w:right w:val="none" w:sz="0" w:space="0" w:color="auto"/>
      </w:divBdr>
    </w:div>
    <w:div w:id="1489057935">
      <w:bodyDiv w:val="1"/>
      <w:marLeft w:val="0"/>
      <w:marRight w:val="0"/>
      <w:marTop w:val="0"/>
      <w:marBottom w:val="0"/>
      <w:divBdr>
        <w:top w:val="none" w:sz="0" w:space="0" w:color="auto"/>
        <w:left w:val="none" w:sz="0" w:space="0" w:color="auto"/>
        <w:bottom w:val="none" w:sz="0" w:space="0" w:color="auto"/>
        <w:right w:val="none" w:sz="0" w:space="0" w:color="auto"/>
      </w:divBdr>
    </w:div>
    <w:div w:id="1490249481">
      <w:bodyDiv w:val="1"/>
      <w:marLeft w:val="0"/>
      <w:marRight w:val="0"/>
      <w:marTop w:val="0"/>
      <w:marBottom w:val="0"/>
      <w:divBdr>
        <w:top w:val="none" w:sz="0" w:space="0" w:color="auto"/>
        <w:left w:val="none" w:sz="0" w:space="0" w:color="auto"/>
        <w:bottom w:val="none" w:sz="0" w:space="0" w:color="auto"/>
        <w:right w:val="none" w:sz="0" w:space="0" w:color="auto"/>
      </w:divBdr>
    </w:div>
    <w:div w:id="1490445612">
      <w:bodyDiv w:val="1"/>
      <w:marLeft w:val="0"/>
      <w:marRight w:val="0"/>
      <w:marTop w:val="0"/>
      <w:marBottom w:val="0"/>
      <w:divBdr>
        <w:top w:val="none" w:sz="0" w:space="0" w:color="auto"/>
        <w:left w:val="none" w:sz="0" w:space="0" w:color="auto"/>
        <w:bottom w:val="none" w:sz="0" w:space="0" w:color="auto"/>
        <w:right w:val="none" w:sz="0" w:space="0" w:color="auto"/>
      </w:divBdr>
    </w:div>
    <w:div w:id="1491364054">
      <w:bodyDiv w:val="1"/>
      <w:marLeft w:val="0"/>
      <w:marRight w:val="0"/>
      <w:marTop w:val="0"/>
      <w:marBottom w:val="0"/>
      <w:divBdr>
        <w:top w:val="none" w:sz="0" w:space="0" w:color="auto"/>
        <w:left w:val="none" w:sz="0" w:space="0" w:color="auto"/>
        <w:bottom w:val="none" w:sz="0" w:space="0" w:color="auto"/>
        <w:right w:val="none" w:sz="0" w:space="0" w:color="auto"/>
      </w:divBdr>
    </w:div>
    <w:div w:id="1492716262">
      <w:bodyDiv w:val="1"/>
      <w:marLeft w:val="0"/>
      <w:marRight w:val="0"/>
      <w:marTop w:val="0"/>
      <w:marBottom w:val="0"/>
      <w:divBdr>
        <w:top w:val="none" w:sz="0" w:space="0" w:color="auto"/>
        <w:left w:val="none" w:sz="0" w:space="0" w:color="auto"/>
        <w:bottom w:val="none" w:sz="0" w:space="0" w:color="auto"/>
        <w:right w:val="none" w:sz="0" w:space="0" w:color="auto"/>
      </w:divBdr>
    </w:div>
    <w:div w:id="1501385681">
      <w:bodyDiv w:val="1"/>
      <w:marLeft w:val="0"/>
      <w:marRight w:val="0"/>
      <w:marTop w:val="0"/>
      <w:marBottom w:val="0"/>
      <w:divBdr>
        <w:top w:val="none" w:sz="0" w:space="0" w:color="auto"/>
        <w:left w:val="none" w:sz="0" w:space="0" w:color="auto"/>
        <w:bottom w:val="none" w:sz="0" w:space="0" w:color="auto"/>
        <w:right w:val="none" w:sz="0" w:space="0" w:color="auto"/>
      </w:divBdr>
    </w:div>
    <w:div w:id="1509711277">
      <w:bodyDiv w:val="1"/>
      <w:marLeft w:val="0"/>
      <w:marRight w:val="0"/>
      <w:marTop w:val="0"/>
      <w:marBottom w:val="0"/>
      <w:divBdr>
        <w:top w:val="none" w:sz="0" w:space="0" w:color="auto"/>
        <w:left w:val="none" w:sz="0" w:space="0" w:color="auto"/>
        <w:bottom w:val="none" w:sz="0" w:space="0" w:color="auto"/>
        <w:right w:val="none" w:sz="0" w:space="0" w:color="auto"/>
      </w:divBdr>
    </w:div>
    <w:div w:id="1512141775">
      <w:bodyDiv w:val="1"/>
      <w:marLeft w:val="0"/>
      <w:marRight w:val="0"/>
      <w:marTop w:val="0"/>
      <w:marBottom w:val="0"/>
      <w:divBdr>
        <w:top w:val="none" w:sz="0" w:space="0" w:color="auto"/>
        <w:left w:val="none" w:sz="0" w:space="0" w:color="auto"/>
        <w:bottom w:val="none" w:sz="0" w:space="0" w:color="auto"/>
        <w:right w:val="none" w:sz="0" w:space="0" w:color="auto"/>
      </w:divBdr>
    </w:div>
    <w:div w:id="1516385939">
      <w:bodyDiv w:val="1"/>
      <w:marLeft w:val="0"/>
      <w:marRight w:val="0"/>
      <w:marTop w:val="0"/>
      <w:marBottom w:val="0"/>
      <w:divBdr>
        <w:top w:val="none" w:sz="0" w:space="0" w:color="auto"/>
        <w:left w:val="none" w:sz="0" w:space="0" w:color="auto"/>
        <w:bottom w:val="none" w:sz="0" w:space="0" w:color="auto"/>
        <w:right w:val="none" w:sz="0" w:space="0" w:color="auto"/>
      </w:divBdr>
    </w:div>
    <w:div w:id="1518035373">
      <w:bodyDiv w:val="1"/>
      <w:marLeft w:val="0"/>
      <w:marRight w:val="0"/>
      <w:marTop w:val="0"/>
      <w:marBottom w:val="0"/>
      <w:divBdr>
        <w:top w:val="none" w:sz="0" w:space="0" w:color="auto"/>
        <w:left w:val="none" w:sz="0" w:space="0" w:color="auto"/>
        <w:bottom w:val="none" w:sz="0" w:space="0" w:color="auto"/>
        <w:right w:val="none" w:sz="0" w:space="0" w:color="auto"/>
      </w:divBdr>
    </w:div>
    <w:div w:id="1518036132">
      <w:bodyDiv w:val="1"/>
      <w:marLeft w:val="0"/>
      <w:marRight w:val="0"/>
      <w:marTop w:val="0"/>
      <w:marBottom w:val="0"/>
      <w:divBdr>
        <w:top w:val="none" w:sz="0" w:space="0" w:color="auto"/>
        <w:left w:val="none" w:sz="0" w:space="0" w:color="auto"/>
        <w:bottom w:val="none" w:sz="0" w:space="0" w:color="auto"/>
        <w:right w:val="none" w:sz="0" w:space="0" w:color="auto"/>
      </w:divBdr>
    </w:div>
    <w:div w:id="1524975662">
      <w:bodyDiv w:val="1"/>
      <w:marLeft w:val="0"/>
      <w:marRight w:val="0"/>
      <w:marTop w:val="0"/>
      <w:marBottom w:val="0"/>
      <w:divBdr>
        <w:top w:val="none" w:sz="0" w:space="0" w:color="auto"/>
        <w:left w:val="none" w:sz="0" w:space="0" w:color="auto"/>
        <w:bottom w:val="none" w:sz="0" w:space="0" w:color="auto"/>
        <w:right w:val="none" w:sz="0" w:space="0" w:color="auto"/>
      </w:divBdr>
    </w:div>
    <w:div w:id="1525825670">
      <w:bodyDiv w:val="1"/>
      <w:marLeft w:val="0"/>
      <w:marRight w:val="0"/>
      <w:marTop w:val="0"/>
      <w:marBottom w:val="0"/>
      <w:divBdr>
        <w:top w:val="none" w:sz="0" w:space="0" w:color="auto"/>
        <w:left w:val="none" w:sz="0" w:space="0" w:color="auto"/>
        <w:bottom w:val="none" w:sz="0" w:space="0" w:color="auto"/>
        <w:right w:val="none" w:sz="0" w:space="0" w:color="auto"/>
      </w:divBdr>
    </w:div>
    <w:div w:id="1536652397">
      <w:bodyDiv w:val="1"/>
      <w:marLeft w:val="0"/>
      <w:marRight w:val="0"/>
      <w:marTop w:val="0"/>
      <w:marBottom w:val="0"/>
      <w:divBdr>
        <w:top w:val="none" w:sz="0" w:space="0" w:color="auto"/>
        <w:left w:val="none" w:sz="0" w:space="0" w:color="auto"/>
        <w:bottom w:val="none" w:sz="0" w:space="0" w:color="auto"/>
        <w:right w:val="none" w:sz="0" w:space="0" w:color="auto"/>
      </w:divBdr>
    </w:div>
    <w:div w:id="1539079873">
      <w:bodyDiv w:val="1"/>
      <w:marLeft w:val="0"/>
      <w:marRight w:val="0"/>
      <w:marTop w:val="0"/>
      <w:marBottom w:val="0"/>
      <w:divBdr>
        <w:top w:val="none" w:sz="0" w:space="0" w:color="auto"/>
        <w:left w:val="none" w:sz="0" w:space="0" w:color="auto"/>
        <w:bottom w:val="none" w:sz="0" w:space="0" w:color="auto"/>
        <w:right w:val="none" w:sz="0" w:space="0" w:color="auto"/>
      </w:divBdr>
    </w:div>
    <w:div w:id="1540506983">
      <w:bodyDiv w:val="1"/>
      <w:marLeft w:val="0"/>
      <w:marRight w:val="0"/>
      <w:marTop w:val="0"/>
      <w:marBottom w:val="0"/>
      <w:divBdr>
        <w:top w:val="none" w:sz="0" w:space="0" w:color="auto"/>
        <w:left w:val="none" w:sz="0" w:space="0" w:color="auto"/>
        <w:bottom w:val="none" w:sz="0" w:space="0" w:color="auto"/>
        <w:right w:val="none" w:sz="0" w:space="0" w:color="auto"/>
      </w:divBdr>
    </w:div>
    <w:div w:id="1547058909">
      <w:bodyDiv w:val="1"/>
      <w:marLeft w:val="0"/>
      <w:marRight w:val="0"/>
      <w:marTop w:val="0"/>
      <w:marBottom w:val="0"/>
      <w:divBdr>
        <w:top w:val="none" w:sz="0" w:space="0" w:color="auto"/>
        <w:left w:val="none" w:sz="0" w:space="0" w:color="auto"/>
        <w:bottom w:val="none" w:sz="0" w:space="0" w:color="auto"/>
        <w:right w:val="none" w:sz="0" w:space="0" w:color="auto"/>
      </w:divBdr>
    </w:div>
    <w:div w:id="1547179112">
      <w:bodyDiv w:val="1"/>
      <w:marLeft w:val="0"/>
      <w:marRight w:val="0"/>
      <w:marTop w:val="0"/>
      <w:marBottom w:val="0"/>
      <w:divBdr>
        <w:top w:val="none" w:sz="0" w:space="0" w:color="auto"/>
        <w:left w:val="none" w:sz="0" w:space="0" w:color="auto"/>
        <w:bottom w:val="none" w:sz="0" w:space="0" w:color="auto"/>
        <w:right w:val="none" w:sz="0" w:space="0" w:color="auto"/>
      </w:divBdr>
    </w:div>
    <w:div w:id="1555040593">
      <w:bodyDiv w:val="1"/>
      <w:marLeft w:val="0"/>
      <w:marRight w:val="0"/>
      <w:marTop w:val="0"/>
      <w:marBottom w:val="0"/>
      <w:divBdr>
        <w:top w:val="none" w:sz="0" w:space="0" w:color="auto"/>
        <w:left w:val="none" w:sz="0" w:space="0" w:color="auto"/>
        <w:bottom w:val="none" w:sz="0" w:space="0" w:color="auto"/>
        <w:right w:val="none" w:sz="0" w:space="0" w:color="auto"/>
      </w:divBdr>
    </w:div>
    <w:div w:id="1560939264">
      <w:bodyDiv w:val="1"/>
      <w:marLeft w:val="0"/>
      <w:marRight w:val="0"/>
      <w:marTop w:val="0"/>
      <w:marBottom w:val="0"/>
      <w:divBdr>
        <w:top w:val="none" w:sz="0" w:space="0" w:color="auto"/>
        <w:left w:val="none" w:sz="0" w:space="0" w:color="auto"/>
        <w:bottom w:val="none" w:sz="0" w:space="0" w:color="auto"/>
        <w:right w:val="none" w:sz="0" w:space="0" w:color="auto"/>
      </w:divBdr>
    </w:div>
    <w:div w:id="1561554912">
      <w:bodyDiv w:val="1"/>
      <w:marLeft w:val="0"/>
      <w:marRight w:val="0"/>
      <w:marTop w:val="0"/>
      <w:marBottom w:val="0"/>
      <w:divBdr>
        <w:top w:val="none" w:sz="0" w:space="0" w:color="auto"/>
        <w:left w:val="none" w:sz="0" w:space="0" w:color="auto"/>
        <w:bottom w:val="none" w:sz="0" w:space="0" w:color="auto"/>
        <w:right w:val="none" w:sz="0" w:space="0" w:color="auto"/>
      </w:divBdr>
    </w:div>
    <w:div w:id="1563835228">
      <w:bodyDiv w:val="1"/>
      <w:marLeft w:val="0"/>
      <w:marRight w:val="0"/>
      <w:marTop w:val="0"/>
      <w:marBottom w:val="0"/>
      <w:divBdr>
        <w:top w:val="none" w:sz="0" w:space="0" w:color="auto"/>
        <w:left w:val="none" w:sz="0" w:space="0" w:color="auto"/>
        <w:bottom w:val="none" w:sz="0" w:space="0" w:color="auto"/>
        <w:right w:val="none" w:sz="0" w:space="0" w:color="auto"/>
      </w:divBdr>
    </w:div>
    <w:div w:id="1564215611">
      <w:bodyDiv w:val="1"/>
      <w:marLeft w:val="0"/>
      <w:marRight w:val="0"/>
      <w:marTop w:val="0"/>
      <w:marBottom w:val="0"/>
      <w:divBdr>
        <w:top w:val="none" w:sz="0" w:space="0" w:color="auto"/>
        <w:left w:val="none" w:sz="0" w:space="0" w:color="auto"/>
        <w:bottom w:val="none" w:sz="0" w:space="0" w:color="auto"/>
        <w:right w:val="none" w:sz="0" w:space="0" w:color="auto"/>
      </w:divBdr>
    </w:div>
    <w:div w:id="1571967182">
      <w:bodyDiv w:val="1"/>
      <w:marLeft w:val="0"/>
      <w:marRight w:val="0"/>
      <w:marTop w:val="0"/>
      <w:marBottom w:val="0"/>
      <w:divBdr>
        <w:top w:val="none" w:sz="0" w:space="0" w:color="auto"/>
        <w:left w:val="none" w:sz="0" w:space="0" w:color="auto"/>
        <w:bottom w:val="none" w:sz="0" w:space="0" w:color="auto"/>
        <w:right w:val="none" w:sz="0" w:space="0" w:color="auto"/>
      </w:divBdr>
    </w:div>
    <w:div w:id="1576282230">
      <w:bodyDiv w:val="1"/>
      <w:marLeft w:val="0"/>
      <w:marRight w:val="0"/>
      <w:marTop w:val="0"/>
      <w:marBottom w:val="0"/>
      <w:divBdr>
        <w:top w:val="none" w:sz="0" w:space="0" w:color="auto"/>
        <w:left w:val="none" w:sz="0" w:space="0" w:color="auto"/>
        <w:bottom w:val="none" w:sz="0" w:space="0" w:color="auto"/>
        <w:right w:val="none" w:sz="0" w:space="0" w:color="auto"/>
      </w:divBdr>
    </w:div>
    <w:div w:id="1581405641">
      <w:bodyDiv w:val="1"/>
      <w:marLeft w:val="0"/>
      <w:marRight w:val="0"/>
      <w:marTop w:val="0"/>
      <w:marBottom w:val="0"/>
      <w:divBdr>
        <w:top w:val="none" w:sz="0" w:space="0" w:color="auto"/>
        <w:left w:val="none" w:sz="0" w:space="0" w:color="auto"/>
        <w:bottom w:val="none" w:sz="0" w:space="0" w:color="auto"/>
        <w:right w:val="none" w:sz="0" w:space="0" w:color="auto"/>
      </w:divBdr>
    </w:div>
    <w:div w:id="1581985489">
      <w:bodyDiv w:val="1"/>
      <w:marLeft w:val="0"/>
      <w:marRight w:val="0"/>
      <w:marTop w:val="0"/>
      <w:marBottom w:val="0"/>
      <w:divBdr>
        <w:top w:val="none" w:sz="0" w:space="0" w:color="auto"/>
        <w:left w:val="none" w:sz="0" w:space="0" w:color="auto"/>
        <w:bottom w:val="none" w:sz="0" w:space="0" w:color="auto"/>
        <w:right w:val="none" w:sz="0" w:space="0" w:color="auto"/>
      </w:divBdr>
    </w:div>
    <w:div w:id="1594170006">
      <w:bodyDiv w:val="1"/>
      <w:marLeft w:val="0"/>
      <w:marRight w:val="0"/>
      <w:marTop w:val="0"/>
      <w:marBottom w:val="0"/>
      <w:divBdr>
        <w:top w:val="none" w:sz="0" w:space="0" w:color="auto"/>
        <w:left w:val="none" w:sz="0" w:space="0" w:color="auto"/>
        <w:bottom w:val="none" w:sz="0" w:space="0" w:color="auto"/>
        <w:right w:val="none" w:sz="0" w:space="0" w:color="auto"/>
      </w:divBdr>
    </w:div>
    <w:div w:id="1597860260">
      <w:bodyDiv w:val="1"/>
      <w:marLeft w:val="0"/>
      <w:marRight w:val="0"/>
      <w:marTop w:val="0"/>
      <w:marBottom w:val="0"/>
      <w:divBdr>
        <w:top w:val="none" w:sz="0" w:space="0" w:color="auto"/>
        <w:left w:val="none" w:sz="0" w:space="0" w:color="auto"/>
        <w:bottom w:val="none" w:sz="0" w:space="0" w:color="auto"/>
        <w:right w:val="none" w:sz="0" w:space="0" w:color="auto"/>
      </w:divBdr>
    </w:div>
    <w:div w:id="1600212399">
      <w:bodyDiv w:val="1"/>
      <w:marLeft w:val="0"/>
      <w:marRight w:val="0"/>
      <w:marTop w:val="0"/>
      <w:marBottom w:val="0"/>
      <w:divBdr>
        <w:top w:val="none" w:sz="0" w:space="0" w:color="auto"/>
        <w:left w:val="none" w:sz="0" w:space="0" w:color="auto"/>
        <w:bottom w:val="none" w:sz="0" w:space="0" w:color="auto"/>
        <w:right w:val="none" w:sz="0" w:space="0" w:color="auto"/>
      </w:divBdr>
    </w:div>
    <w:div w:id="1605842925">
      <w:bodyDiv w:val="1"/>
      <w:marLeft w:val="0"/>
      <w:marRight w:val="0"/>
      <w:marTop w:val="0"/>
      <w:marBottom w:val="0"/>
      <w:divBdr>
        <w:top w:val="none" w:sz="0" w:space="0" w:color="auto"/>
        <w:left w:val="none" w:sz="0" w:space="0" w:color="auto"/>
        <w:bottom w:val="none" w:sz="0" w:space="0" w:color="auto"/>
        <w:right w:val="none" w:sz="0" w:space="0" w:color="auto"/>
      </w:divBdr>
    </w:div>
    <w:div w:id="1606503423">
      <w:bodyDiv w:val="1"/>
      <w:marLeft w:val="0"/>
      <w:marRight w:val="0"/>
      <w:marTop w:val="0"/>
      <w:marBottom w:val="0"/>
      <w:divBdr>
        <w:top w:val="none" w:sz="0" w:space="0" w:color="auto"/>
        <w:left w:val="none" w:sz="0" w:space="0" w:color="auto"/>
        <w:bottom w:val="none" w:sz="0" w:space="0" w:color="auto"/>
        <w:right w:val="none" w:sz="0" w:space="0" w:color="auto"/>
      </w:divBdr>
    </w:div>
    <w:div w:id="1613053954">
      <w:bodyDiv w:val="1"/>
      <w:marLeft w:val="0"/>
      <w:marRight w:val="0"/>
      <w:marTop w:val="0"/>
      <w:marBottom w:val="0"/>
      <w:divBdr>
        <w:top w:val="none" w:sz="0" w:space="0" w:color="auto"/>
        <w:left w:val="none" w:sz="0" w:space="0" w:color="auto"/>
        <w:bottom w:val="none" w:sz="0" w:space="0" w:color="auto"/>
        <w:right w:val="none" w:sz="0" w:space="0" w:color="auto"/>
      </w:divBdr>
    </w:div>
    <w:div w:id="1618175697">
      <w:bodyDiv w:val="1"/>
      <w:marLeft w:val="0"/>
      <w:marRight w:val="0"/>
      <w:marTop w:val="0"/>
      <w:marBottom w:val="0"/>
      <w:divBdr>
        <w:top w:val="none" w:sz="0" w:space="0" w:color="auto"/>
        <w:left w:val="none" w:sz="0" w:space="0" w:color="auto"/>
        <w:bottom w:val="none" w:sz="0" w:space="0" w:color="auto"/>
        <w:right w:val="none" w:sz="0" w:space="0" w:color="auto"/>
      </w:divBdr>
    </w:div>
    <w:div w:id="1619489054">
      <w:bodyDiv w:val="1"/>
      <w:marLeft w:val="0"/>
      <w:marRight w:val="0"/>
      <w:marTop w:val="0"/>
      <w:marBottom w:val="0"/>
      <w:divBdr>
        <w:top w:val="none" w:sz="0" w:space="0" w:color="auto"/>
        <w:left w:val="none" w:sz="0" w:space="0" w:color="auto"/>
        <w:bottom w:val="none" w:sz="0" w:space="0" w:color="auto"/>
        <w:right w:val="none" w:sz="0" w:space="0" w:color="auto"/>
      </w:divBdr>
    </w:div>
    <w:div w:id="1637251690">
      <w:bodyDiv w:val="1"/>
      <w:marLeft w:val="0"/>
      <w:marRight w:val="0"/>
      <w:marTop w:val="0"/>
      <w:marBottom w:val="0"/>
      <w:divBdr>
        <w:top w:val="none" w:sz="0" w:space="0" w:color="auto"/>
        <w:left w:val="none" w:sz="0" w:space="0" w:color="auto"/>
        <w:bottom w:val="none" w:sz="0" w:space="0" w:color="auto"/>
        <w:right w:val="none" w:sz="0" w:space="0" w:color="auto"/>
      </w:divBdr>
    </w:div>
    <w:div w:id="1640577121">
      <w:bodyDiv w:val="1"/>
      <w:marLeft w:val="0"/>
      <w:marRight w:val="0"/>
      <w:marTop w:val="0"/>
      <w:marBottom w:val="0"/>
      <w:divBdr>
        <w:top w:val="none" w:sz="0" w:space="0" w:color="auto"/>
        <w:left w:val="none" w:sz="0" w:space="0" w:color="auto"/>
        <w:bottom w:val="none" w:sz="0" w:space="0" w:color="auto"/>
        <w:right w:val="none" w:sz="0" w:space="0" w:color="auto"/>
      </w:divBdr>
    </w:div>
    <w:div w:id="1648508959">
      <w:bodyDiv w:val="1"/>
      <w:marLeft w:val="0"/>
      <w:marRight w:val="0"/>
      <w:marTop w:val="0"/>
      <w:marBottom w:val="0"/>
      <w:divBdr>
        <w:top w:val="none" w:sz="0" w:space="0" w:color="auto"/>
        <w:left w:val="none" w:sz="0" w:space="0" w:color="auto"/>
        <w:bottom w:val="none" w:sz="0" w:space="0" w:color="auto"/>
        <w:right w:val="none" w:sz="0" w:space="0" w:color="auto"/>
      </w:divBdr>
    </w:div>
    <w:div w:id="1651206596">
      <w:bodyDiv w:val="1"/>
      <w:marLeft w:val="0"/>
      <w:marRight w:val="0"/>
      <w:marTop w:val="0"/>
      <w:marBottom w:val="0"/>
      <w:divBdr>
        <w:top w:val="none" w:sz="0" w:space="0" w:color="auto"/>
        <w:left w:val="none" w:sz="0" w:space="0" w:color="auto"/>
        <w:bottom w:val="none" w:sz="0" w:space="0" w:color="auto"/>
        <w:right w:val="none" w:sz="0" w:space="0" w:color="auto"/>
      </w:divBdr>
    </w:div>
    <w:div w:id="1651709963">
      <w:bodyDiv w:val="1"/>
      <w:marLeft w:val="0"/>
      <w:marRight w:val="0"/>
      <w:marTop w:val="0"/>
      <w:marBottom w:val="0"/>
      <w:divBdr>
        <w:top w:val="none" w:sz="0" w:space="0" w:color="auto"/>
        <w:left w:val="none" w:sz="0" w:space="0" w:color="auto"/>
        <w:bottom w:val="none" w:sz="0" w:space="0" w:color="auto"/>
        <w:right w:val="none" w:sz="0" w:space="0" w:color="auto"/>
      </w:divBdr>
    </w:div>
    <w:div w:id="1652101636">
      <w:bodyDiv w:val="1"/>
      <w:marLeft w:val="0"/>
      <w:marRight w:val="0"/>
      <w:marTop w:val="0"/>
      <w:marBottom w:val="0"/>
      <w:divBdr>
        <w:top w:val="none" w:sz="0" w:space="0" w:color="auto"/>
        <w:left w:val="none" w:sz="0" w:space="0" w:color="auto"/>
        <w:bottom w:val="none" w:sz="0" w:space="0" w:color="auto"/>
        <w:right w:val="none" w:sz="0" w:space="0" w:color="auto"/>
      </w:divBdr>
    </w:div>
    <w:div w:id="1652979698">
      <w:bodyDiv w:val="1"/>
      <w:marLeft w:val="0"/>
      <w:marRight w:val="0"/>
      <w:marTop w:val="0"/>
      <w:marBottom w:val="0"/>
      <w:divBdr>
        <w:top w:val="none" w:sz="0" w:space="0" w:color="auto"/>
        <w:left w:val="none" w:sz="0" w:space="0" w:color="auto"/>
        <w:bottom w:val="none" w:sz="0" w:space="0" w:color="auto"/>
        <w:right w:val="none" w:sz="0" w:space="0" w:color="auto"/>
      </w:divBdr>
    </w:div>
    <w:div w:id="1653871745">
      <w:bodyDiv w:val="1"/>
      <w:marLeft w:val="0"/>
      <w:marRight w:val="0"/>
      <w:marTop w:val="0"/>
      <w:marBottom w:val="0"/>
      <w:divBdr>
        <w:top w:val="none" w:sz="0" w:space="0" w:color="auto"/>
        <w:left w:val="none" w:sz="0" w:space="0" w:color="auto"/>
        <w:bottom w:val="none" w:sz="0" w:space="0" w:color="auto"/>
        <w:right w:val="none" w:sz="0" w:space="0" w:color="auto"/>
      </w:divBdr>
    </w:div>
    <w:div w:id="1654486969">
      <w:bodyDiv w:val="1"/>
      <w:marLeft w:val="0"/>
      <w:marRight w:val="0"/>
      <w:marTop w:val="0"/>
      <w:marBottom w:val="0"/>
      <w:divBdr>
        <w:top w:val="none" w:sz="0" w:space="0" w:color="auto"/>
        <w:left w:val="none" w:sz="0" w:space="0" w:color="auto"/>
        <w:bottom w:val="none" w:sz="0" w:space="0" w:color="auto"/>
        <w:right w:val="none" w:sz="0" w:space="0" w:color="auto"/>
      </w:divBdr>
    </w:div>
    <w:div w:id="1656061181">
      <w:bodyDiv w:val="1"/>
      <w:marLeft w:val="0"/>
      <w:marRight w:val="0"/>
      <w:marTop w:val="0"/>
      <w:marBottom w:val="0"/>
      <w:divBdr>
        <w:top w:val="none" w:sz="0" w:space="0" w:color="auto"/>
        <w:left w:val="none" w:sz="0" w:space="0" w:color="auto"/>
        <w:bottom w:val="none" w:sz="0" w:space="0" w:color="auto"/>
        <w:right w:val="none" w:sz="0" w:space="0" w:color="auto"/>
      </w:divBdr>
    </w:div>
    <w:div w:id="1660573719">
      <w:bodyDiv w:val="1"/>
      <w:marLeft w:val="0"/>
      <w:marRight w:val="0"/>
      <w:marTop w:val="0"/>
      <w:marBottom w:val="0"/>
      <w:divBdr>
        <w:top w:val="none" w:sz="0" w:space="0" w:color="auto"/>
        <w:left w:val="none" w:sz="0" w:space="0" w:color="auto"/>
        <w:bottom w:val="none" w:sz="0" w:space="0" w:color="auto"/>
        <w:right w:val="none" w:sz="0" w:space="0" w:color="auto"/>
      </w:divBdr>
    </w:div>
    <w:div w:id="1660617477">
      <w:bodyDiv w:val="1"/>
      <w:marLeft w:val="0"/>
      <w:marRight w:val="0"/>
      <w:marTop w:val="0"/>
      <w:marBottom w:val="0"/>
      <w:divBdr>
        <w:top w:val="none" w:sz="0" w:space="0" w:color="auto"/>
        <w:left w:val="none" w:sz="0" w:space="0" w:color="auto"/>
        <w:bottom w:val="none" w:sz="0" w:space="0" w:color="auto"/>
        <w:right w:val="none" w:sz="0" w:space="0" w:color="auto"/>
      </w:divBdr>
    </w:div>
    <w:div w:id="1661301943">
      <w:bodyDiv w:val="1"/>
      <w:marLeft w:val="0"/>
      <w:marRight w:val="0"/>
      <w:marTop w:val="0"/>
      <w:marBottom w:val="0"/>
      <w:divBdr>
        <w:top w:val="none" w:sz="0" w:space="0" w:color="auto"/>
        <w:left w:val="none" w:sz="0" w:space="0" w:color="auto"/>
        <w:bottom w:val="none" w:sz="0" w:space="0" w:color="auto"/>
        <w:right w:val="none" w:sz="0" w:space="0" w:color="auto"/>
      </w:divBdr>
    </w:div>
    <w:div w:id="1661810628">
      <w:bodyDiv w:val="1"/>
      <w:marLeft w:val="0"/>
      <w:marRight w:val="0"/>
      <w:marTop w:val="0"/>
      <w:marBottom w:val="0"/>
      <w:divBdr>
        <w:top w:val="none" w:sz="0" w:space="0" w:color="auto"/>
        <w:left w:val="none" w:sz="0" w:space="0" w:color="auto"/>
        <w:bottom w:val="none" w:sz="0" w:space="0" w:color="auto"/>
        <w:right w:val="none" w:sz="0" w:space="0" w:color="auto"/>
      </w:divBdr>
    </w:div>
    <w:div w:id="1665469605">
      <w:bodyDiv w:val="1"/>
      <w:marLeft w:val="0"/>
      <w:marRight w:val="0"/>
      <w:marTop w:val="0"/>
      <w:marBottom w:val="0"/>
      <w:divBdr>
        <w:top w:val="none" w:sz="0" w:space="0" w:color="auto"/>
        <w:left w:val="none" w:sz="0" w:space="0" w:color="auto"/>
        <w:bottom w:val="none" w:sz="0" w:space="0" w:color="auto"/>
        <w:right w:val="none" w:sz="0" w:space="0" w:color="auto"/>
      </w:divBdr>
    </w:div>
    <w:div w:id="1666322617">
      <w:bodyDiv w:val="1"/>
      <w:marLeft w:val="0"/>
      <w:marRight w:val="0"/>
      <w:marTop w:val="0"/>
      <w:marBottom w:val="0"/>
      <w:divBdr>
        <w:top w:val="none" w:sz="0" w:space="0" w:color="auto"/>
        <w:left w:val="none" w:sz="0" w:space="0" w:color="auto"/>
        <w:bottom w:val="none" w:sz="0" w:space="0" w:color="auto"/>
        <w:right w:val="none" w:sz="0" w:space="0" w:color="auto"/>
      </w:divBdr>
    </w:div>
    <w:div w:id="1667249755">
      <w:bodyDiv w:val="1"/>
      <w:marLeft w:val="0"/>
      <w:marRight w:val="0"/>
      <w:marTop w:val="0"/>
      <w:marBottom w:val="0"/>
      <w:divBdr>
        <w:top w:val="none" w:sz="0" w:space="0" w:color="auto"/>
        <w:left w:val="none" w:sz="0" w:space="0" w:color="auto"/>
        <w:bottom w:val="none" w:sz="0" w:space="0" w:color="auto"/>
        <w:right w:val="none" w:sz="0" w:space="0" w:color="auto"/>
      </w:divBdr>
    </w:div>
    <w:div w:id="1669862280">
      <w:bodyDiv w:val="1"/>
      <w:marLeft w:val="0"/>
      <w:marRight w:val="0"/>
      <w:marTop w:val="0"/>
      <w:marBottom w:val="0"/>
      <w:divBdr>
        <w:top w:val="none" w:sz="0" w:space="0" w:color="auto"/>
        <w:left w:val="none" w:sz="0" w:space="0" w:color="auto"/>
        <w:bottom w:val="none" w:sz="0" w:space="0" w:color="auto"/>
        <w:right w:val="none" w:sz="0" w:space="0" w:color="auto"/>
      </w:divBdr>
    </w:div>
    <w:div w:id="1669870287">
      <w:bodyDiv w:val="1"/>
      <w:marLeft w:val="0"/>
      <w:marRight w:val="0"/>
      <w:marTop w:val="0"/>
      <w:marBottom w:val="0"/>
      <w:divBdr>
        <w:top w:val="none" w:sz="0" w:space="0" w:color="auto"/>
        <w:left w:val="none" w:sz="0" w:space="0" w:color="auto"/>
        <w:bottom w:val="none" w:sz="0" w:space="0" w:color="auto"/>
        <w:right w:val="none" w:sz="0" w:space="0" w:color="auto"/>
      </w:divBdr>
    </w:div>
    <w:div w:id="1670787254">
      <w:bodyDiv w:val="1"/>
      <w:marLeft w:val="0"/>
      <w:marRight w:val="0"/>
      <w:marTop w:val="0"/>
      <w:marBottom w:val="0"/>
      <w:divBdr>
        <w:top w:val="none" w:sz="0" w:space="0" w:color="auto"/>
        <w:left w:val="none" w:sz="0" w:space="0" w:color="auto"/>
        <w:bottom w:val="none" w:sz="0" w:space="0" w:color="auto"/>
        <w:right w:val="none" w:sz="0" w:space="0" w:color="auto"/>
      </w:divBdr>
    </w:div>
    <w:div w:id="1671174559">
      <w:bodyDiv w:val="1"/>
      <w:marLeft w:val="0"/>
      <w:marRight w:val="0"/>
      <w:marTop w:val="0"/>
      <w:marBottom w:val="0"/>
      <w:divBdr>
        <w:top w:val="none" w:sz="0" w:space="0" w:color="auto"/>
        <w:left w:val="none" w:sz="0" w:space="0" w:color="auto"/>
        <w:bottom w:val="none" w:sz="0" w:space="0" w:color="auto"/>
        <w:right w:val="none" w:sz="0" w:space="0" w:color="auto"/>
      </w:divBdr>
    </w:div>
    <w:div w:id="1674651630">
      <w:bodyDiv w:val="1"/>
      <w:marLeft w:val="0"/>
      <w:marRight w:val="0"/>
      <w:marTop w:val="0"/>
      <w:marBottom w:val="0"/>
      <w:divBdr>
        <w:top w:val="none" w:sz="0" w:space="0" w:color="auto"/>
        <w:left w:val="none" w:sz="0" w:space="0" w:color="auto"/>
        <w:bottom w:val="none" w:sz="0" w:space="0" w:color="auto"/>
        <w:right w:val="none" w:sz="0" w:space="0" w:color="auto"/>
      </w:divBdr>
    </w:div>
    <w:div w:id="1677074960">
      <w:bodyDiv w:val="1"/>
      <w:marLeft w:val="0"/>
      <w:marRight w:val="0"/>
      <w:marTop w:val="0"/>
      <w:marBottom w:val="0"/>
      <w:divBdr>
        <w:top w:val="none" w:sz="0" w:space="0" w:color="auto"/>
        <w:left w:val="none" w:sz="0" w:space="0" w:color="auto"/>
        <w:bottom w:val="none" w:sz="0" w:space="0" w:color="auto"/>
        <w:right w:val="none" w:sz="0" w:space="0" w:color="auto"/>
      </w:divBdr>
    </w:div>
    <w:div w:id="1677147699">
      <w:bodyDiv w:val="1"/>
      <w:marLeft w:val="0"/>
      <w:marRight w:val="0"/>
      <w:marTop w:val="0"/>
      <w:marBottom w:val="0"/>
      <w:divBdr>
        <w:top w:val="none" w:sz="0" w:space="0" w:color="auto"/>
        <w:left w:val="none" w:sz="0" w:space="0" w:color="auto"/>
        <w:bottom w:val="none" w:sz="0" w:space="0" w:color="auto"/>
        <w:right w:val="none" w:sz="0" w:space="0" w:color="auto"/>
      </w:divBdr>
    </w:div>
    <w:div w:id="1677147813">
      <w:bodyDiv w:val="1"/>
      <w:marLeft w:val="0"/>
      <w:marRight w:val="0"/>
      <w:marTop w:val="0"/>
      <w:marBottom w:val="0"/>
      <w:divBdr>
        <w:top w:val="none" w:sz="0" w:space="0" w:color="auto"/>
        <w:left w:val="none" w:sz="0" w:space="0" w:color="auto"/>
        <w:bottom w:val="none" w:sz="0" w:space="0" w:color="auto"/>
        <w:right w:val="none" w:sz="0" w:space="0" w:color="auto"/>
      </w:divBdr>
    </w:div>
    <w:div w:id="1677802652">
      <w:bodyDiv w:val="1"/>
      <w:marLeft w:val="0"/>
      <w:marRight w:val="0"/>
      <w:marTop w:val="0"/>
      <w:marBottom w:val="0"/>
      <w:divBdr>
        <w:top w:val="none" w:sz="0" w:space="0" w:color="auto"/>
        <w:left w:val="none" w:sz="0" w:space="0" w:color="auto"/>
        <w:bottom w:val="none" w:sz="0" w:space="0" w:color="auto"/>
        <w:right w:val="none" w:sz="0" w:space="0" w:color="auto"/>
      </w:divBdr>
    </w:div>
    <w:div w:id="1683123166">
      <w:bodyDiv w:val="1"/>
      <w:marLeft w:val="0"/>
      <w:marRight w:val="0"/>
      <w:marTop w:val="0"/>
      <w:marBottom w:val="0"/>
      <w:divBdr>
        <w:top w:val="none" w:sz="0" w:space="0" w:color="auto"/>
        <w:left w:val="none" w:sz="0" w:space="0" w:color="auto"/>
        <w:bottom w:val="none" w:sz="0" w:space="0" w:color="auto"/>
        <w:right w:val="none" w:sz="0" w:space="0" w:color="auto"/>
      </w:divBdr>
    </w:div>
    <w:div w:id="1685783744">
      <w:bodyDiv w:val="1"/>
      <w:marLeft w:val="0"/>
      <w:marRight w:val="0"/>
      <w:marTop w:val="0"/>
      <w:marBottom w:val="0"/>
      <w:divBdr>
        <w:top w:val="none" w:sz="0" w:space="0" w:color="auto"/>
        <w:left w:val="none" w:sz="0" w:space="0" w:color="auto"/>
        <w:bottom w:val="none" w:sz="0" w:space="0" w:color="auto"/>
        <w:right w:val="none" w:sz="0" w:space="0" w:color="auto"/>
      </w:divBdr>
    </w:div>
    <w:div w:id="1686176354">
      <w:bodyDiv w:val="1"/>
      <w:marLeft w:val="0"/>
      <w:marRight w:val="0"/>
      <w:marTop w:val="0"/>
      <w:marBottom w:val="0"/>
      <w:divBdr>
        <w:top w:val="none" w:sz="0" w:space="0" w:color="auto"/>
        <w:left w:val="none" w:sz="0" w:space="0" w:color="auto"/>
        <w:bottom w:val="none" w:sz="0" w:space="0" w:color="auto"/>
        <w:right w:val="none" w:sz="0" w:space="0" w:color="auto"/>
      </w:divBdr>
    </w:div>
    <w:div w:id="1687436073">
      <w:bodyDiv w:val="1"/>
      <w:marLeft w:val="0"/>
      <w:marRight w:val="0"/>
      <w:marTop w:val="0"/>
      <w:marBottom w:val="0"/>
      <w:divBdr>
        <w:top w:val="none" w:sz="0" w:space="0" w:color="auto"/>
        <w:left w:val="none" w:sz="0" w:space="0" w:color="auto"/>
        <w:bottom w:val="none" w:sz="0" w:space="0" w:color="auto"/>
        <w:right w:val="none" w:sz="0" w:space="0" w:color="auto"/>
      </w:divBdr>
    </w:div>
    <w:div w:id="1690598559">
      <w:bodyDiv w:val="1"/>
      <w:marLeft w:val="0"/>
      <w:marRight w:val="0"/>
      <w:marTop w:val="0"/>
      <w:marBottom w:val="0"/>
      <w:divBdr>
        <w:top w:val="none" w:sz="0" w:space="0" w:color="auto"/>
        <w:left w:val="none" w:sz="0" w:space="0" w:color="auto"/>
        <w:bottom w:val="none" w:sz="0" w:space="0" w:color="auto"/>
        <w:right w:val="none" w:sz="0" w:space="0" w:color="auto"/>
      </w:divBdr>
    </w:div>
    <w:div w:id="1692029944">
      <w:bodyDiv w:val="1"/>
      <w:marLeft w:val="0"/>
      <w:marRight w:val="0"/>
      <w:marTop w:val="0"/>
      <w:marBottom w:val="0"/>
      <w:divBdr>
        <w:top w:val="none" w:sz="0" w:space="0" w:color="auto"/>
        <w:left w:val="none" w:sz="0" w:space="0" w:color="auto"/>
        <w:bottom w:val="none" w:sz="0" w:space="0" w:color="auto"/>
        <w:right w:val="none" w:sz="0" w:space="0" w:color="auto"/>
      </w:divBdr>
    </w:div>
    <w:div w:id="1695573561">
      <w:bodyDiv w:val="1"/>
      <w:marLeft w:val="0"/>
      <w:marRight w:val="0"/>
      <w:marTop w:val="0"/>
      <w:marBottom w:val="0"/>
      <w:divBdr>
        <w:top w:val="none" w:sz="0" w:space="0" w:color="auto"/>
        <w:left w:val="none" w:sz="0" w:space="0" w:color="auto"/>
        <w:bottom w:val="none" w:sz="0" w:space="0" w:color="auto"/>
        <w:right w:val="none" w:sz="0" w:space="0" w:color="auto"/>
      </w:divBdr>
    </w:div>
    <w:div w:id="1695768582">
      <w:bodyDiv w:val="1"/>
      <w:marLeft w:val="0"/>
      <w:marRight w:val="0"/>
      <w:marTop w:val="0"/>
      <w:marBottom w:val="0"/>
      <w:divBdr>
        <w:top w:val="none" w:sz="0" w:space="0" w:color="auto"/>
        <w:left w:val="none" w:sz="0" w:space="0" w:color="auto"/>
        <w:bottom w:val="none" w:sz="0" w:space="0" w:color="auto"/>
        <w:right w:val="none" w:sz="0" w:space="0" w:color="auto"/>
      </w:divBdr>
    </w:div>
    <w:div w:id="1698241346">
      <w:bodyDiv w:val="1"/>
      <w:marLeft w:val="0"/>
      <w:marRight w:val="0"/>
      <w:marTop w:val="0"/>
      <w:marBottom w:val="0"/>
      <w:divBdr>
        <w:top w:val="none" w:sz="0" w:space="0" w:color="auto"/>
        <w:left w:val="none" w:sz="0" w:space="0" w:color="auto"/>
        <w:bottom w:val="none" w:sz="0" w:space="0" w:color="auto"/>
        <w:right w:val="none" w:sz="0" w:space="0" w:color="auto"/>
      </w:divBdr>
    </w:div>
    <w:div w:id="1705867668">
      <w:bodyDiv w:val="1"/>
      <w:marLeft w:val="0"/>
      <w:marRight w:val="0"/>
      <w:marTop w:val="0"/>
      <w:marBottom w:val="0"/>
      <w:divBdr>
        <w:top w:val="none" w:sz="0" w:space="0" w:color="auto"/>
        <w:left w:val="none" w:sz="0" w:space="0" w:color="auto"/>
        <w:bottom w:val="none" w:sz="0" w:space="0" w:color="auto"/>
        <w:right w:val="none" w:sz="0" w:space="0" w:color="auto"/>
      </w:divBdr>
    </w:div>
    <w:div w:id="1707633704">
      <w:bodyDiv w:val="1"/>
      <w:marLeft w:val="0"/>
      <w:marRight w:val="0"/>
      <w:marTop w:val="0"/>
      <w:marBottom w:val="0"/>
      <w:divBdr>
        <w:top w:val="none" w:sz="0" w:space="0" w:color="auto"/>
        <w:left w:val="none" w:sz="0" w:space="0" w:color="auto"/>
        <w:bottom w:val="none" w:sz="0" w:space="0" w:color="auto"/>
        <w:right w:val="none" w:sz="0" w:space="0" w:color="auto"/>
      </w:divBdr>
    </w:div>
    <w:div w:id="1715695096">
      <w:bodyDiv w:val="1"/>
      <w:marLeft w:val="0"/>
      <w:marRight w:val="0"/>
      <w:marTop w:val="0"/>
      <w:marBottom w:val="0"/>
      <w:divBdr>
        <w:top w:val="none" w:sz="0" w:space="0" w:color="auto"/>
        <w:left w:val="none" w:sz="0" w:space="0" w:color="auto"/>
        <w:bottom w:val="none" w:sz="0" w:space="0" w:color="auto"/>
        <w:right w:val="none" w:sz="0" w:space="0" w:color="auto"/>
      </w:divBdr>
    </w:div>
    <w:div w:id="1716854819">
      <w:bodyDiv w:val="1"/>
      <w:marLeft w:val="0"/>
      <w:marRight w:val="0"/>
      <w:marTop w:val="0"/>
      <w:marBottom w:val="0"/>
      <w:divBdr>
        <w:top w:val="none" w:sz="0" w:space="0" w:color="auto"/>
        <w:left w:val="none" w:sz="0" w:space="0" w:color="auto"/>
        <w:bottom w:val="none" w:sz="0" w:space="0" w:color="auto"/>
        <w:right w:val="none" w:sz="0" w:space="0" w:color="auto"/>
      </w:divBdr>
    </w:div>
    <w:div w:id="1727605901">
      <w:bodyDiv w:val="1"/>
      <w:marLeft w:val="0"/>
      <w:marRight w:val="0"/>
      <w:marTop w:val="0"/>
      <w:marBottom w:val="0"/>
      <w:divBdr>
        <w:top w:val="none" w:sz="0" w:space="0" w:color="auto"/>
        <w:left w:val="none" w:sz="0" w:space="0" w:color="auto"/>
        <w:bottom w:val="none" w:sz="0" w:space="0" w:color="auto"/>
        <w:right w:val="none" w:sz="0" w:space="0" w:color="auto"/>
      </w:divBdr>
    </w:div>
    <w:div w:id="1729768664">
      <w:bodyDiv w:val="1"/>
      <w:marLeft w:val="0"/>
      <w:marRight w:val="0"/>
      <w:marTop w:val="0"/>
      <w:marBottom w:val="0"/>
      <w:divBdr>
        <w:top w:val="none" w:sz="0" w:space="0" w:color="auto"/>
        <w:left w:val="none" w:sz="0" w:space="0" w:color="auto"/>
        <w:bottom w:val="none" w:sz="0" w:space="0" w:color="auto"/>
        <w:right w:val="none" w:sz="0" w:space="0" w:color="auto"/>
      </w:divBdr>
    </w:div>
    <w:div w:id="1736126191">
      <w:bodyDiv w:val="1"/>
      <w:marLeft w:val="0"/>
      <w:marRight w:val="0"/>
      <w:marTop w:val="0"/>
      <w:marBottom w:val="0"/>
      <w:divBdr>
        <w:top w:val="none" w:sz="0" w:space="0" w:color="auto"/>
        <w:left w:val="none" w:sz="0" w:space="0" w:color="auto"/>
        <w:bottom w:val="none" w:sz="0" w:space="0" w:color="auto"/>
        <w:right w:val="none" w:sz="0" w:space="0" w:color="auto"/>
      </w:divBdr>
    </w:div>
    <w:div w:id="1737895599">
      <w:bodyDiv w:val="1"/>
      <w:marLeft w:val="0"/>
      <w:marRight w:val="0"/>
      <w:marTop w:val="0"/>
      <w:marBottom w:val="0"/>
      <w:divBdr>
        <w:top w:val="none" w:sz="0" w:space="0" w:color="auto"/>
        <w:left w:val="none" w:sz="0" w:space="0" w:color="auto"/>
        <w:bottom w:val="none" w:sz="0" w:space="0" w:color="auto"/>
        <w:right w:val="none" w:sz="0" w:space="0" w:color="auto"/>
      </w:divBdr>
    </w:div>
    <w:div w:id="1741251125">
      <w:bodyDiv w:val="1"/>
      <w:marLeft w:val="0"/>
      <w:marRight w:val="0"/>
      <w:marTop w:val="0"/>
      <w:marBottom w:val="0"/>
      <w:divBdr>
        <w:top w:val="none" w:sz="0" w:space="0" w:color="auto"/>
        <w:left w:val="none" w:sz="0" w:space="0" w:color="auto"/>
        <w:bottom w:val="none" w:sz="0" w:space="0" w:color="auto"/>
        <w:right w:val="none" w:sz="0" w:space="0" w:color="auto"/>
      </w:divBdr>
    </w:div>
    <w:div w:id="1744526496">
      <w:bodyDiv w:val="1"/>
      <w:marLeft w:val="0"/>
      <w:marRight w:val="0"/>
      <w:marTop w:val="0"/>
      <w:marBottom w:val="0"/>
      <w:divBdr>
        <w:top w:val="none" w:sz="0" w:space="0" w:color="auto"/>
        <w:left w:val="none" w:sz="0" w:space="0" w:color="auto"/>
        <w:bottom w:val="none" w:sz="0" w:space="0" w:color="auto"/>
        <w:right w:val="none" w:sz="0" w:space="0" w:color="auto"/>
      </w:divBdr>
    </w:div>
    <w:div w:id="1744527403">
      <w:bodyDiv w:val="1"/>
      <w:marLeft w:val="0"/>
      <w:marRight w:val="0"/>
      <w:marTop w:val="0"/>
      <w:marBottom w:val="0"/>
      <w:divBdr>
        <w:top w:val="none" w:sz="0" w:space="0" w:color="auto"/>
        <w:left w:val="none" w:sz="0" w:space="0" w:color="auto"/>
        <w:bottom w:val="none" w:sz="0" w:space="0" w:color="auto"/>
        <w:right w:val="none" w:sz="0" w:space="0" w:color="auto"/>
      </w:divBdr>
    </w:div>
    <w:div w:id="1744645152">
      <w:bodyDiv w:val="1"/>
      <w:marLeft w:val="0"/>
      <w:marRight w:val="0"/>
      <w:marTop w:val="0"/>
      <w:marBottom w:val="0"/>
      <w:divBdr>
        <w:top w:val="none" w:sz="0" w:space="0" w:color="auto"/>
        <w:left w:val="none" w:sz="0" w:space="0" w:color="auto"/>
        <w:bottom w:val="none" w:sz="0" w:space="0" w:color="auto"/>
        <w:right w:val="none" w:sz="0" w:space="0" w:color="auto"/>
      </w:divBdr>
    </w:div>
    <w:div w:id="1753892497">
      <w:bodyDiv w:val="1"/>
      <w:marLeft w:val="0"/>
      <w:marRight w:val="0"/>
      <w:marTop w:val="0"/>
      <w:marBottom w:val="0"/>
      <w:divBdr>
        <w:top w:val="none" w:sz="0" w:space="0" w:color="auto"/>
        <w:left w:val="none" w:sz="0" w:space="0" w:color="auto"/>
        <w:bottom w:val="none" w:sz="0" w:space="0" w:color="auto"/>
        <w:right w:val="none" w:sz="0" w:space="0" w:color="auto"/>
      </w:divBdr>
    </w:div>
    <w:div w:id="1754811234">
      <w:bodyDiv w:val="1"/>
      <w:marLeft w:val="0"/>
      <w:marRight w:val="0"/>
      <w:marTop w:val="0"/>
      <w:marBottom w:val="0"/>
      <w:divBdr>
        <w:top w:val="none" w:sz="0" w:space="0" w:color="auto"/>
        <w:left w:val="none" w:sz="0" w:space="0" w:color="auto"/>
        <w:bottom w:val="none" w:sz="0" w:space="0" w:color="auto"/>
        <w:right w:val="none" w:sz="0" w:space="0" w:color="auto"/>
      </w:divBdr>
    </w:div>
    <w:div w:id="1762333065">
      <w:bodyDiv w:val="1"/>
      <w:marLeft w:val="0"/>
      <w:marRight w:val="0"/>
      <w:marTop w:val="0"/>
      <w:marBottom w:val="0"/>
      <w:divBdr>
        <w:top w:val="none" w:sz="0" w:space="0" w:color="auto"/>
        <w:left w:val="none" w:sz="0" w:space="0" w:color="auto"/>
        <w:bottom w:val="none" w:sz="0" w:space="0" w:color="auto"/>
        <w:right w:val="none" w:sz="0" w:space="0" w:color="auto"/>
      </w:divBdr>
    </w:div>
    <w:div w:id="1763180723">
      <w:bodyDiv w:val="1"/>
      <w:marLeft w:val="0"/>
      <w:marRight w:val="0"/>
      <w:marTop w:val="0"/>
      <w:marBottom w:val="0"/>
      <w:divBdr>
        <w:top w:val="none" w:sz="0" w:space="0" w:color="auto"/>
        <w:left w:val="none" w:sz="0" w:space="0" w:color="auto"/>
        <w:bottom w:val="none" w:sz="0" w:space="0" w:color="auto"/>
        <w:right w:val="none" w:sz="0" w:space="0" w:color="auto"/>
      </w:divBdr>
    </w:div>
    <w:div w:id="1773666727">
      <w:bodyDiv w:val="1"/>
      <w:marLeft w:val="0"/>
      <w:marRight w:val="0"/>
      <w:marTop w:val="0"/>
      <w:marBottom w:val="0"/>
      <w:divBdr>
        <w:top w:val="none" w:sz="0" w:space="0" w:color="auto"/>
        <w:left w:val="none" w:sz="0" w:space="0" w:color="auto"/>
        <w:bottom w:val="none" w:sz="0" w:space="0" w:color="auto"/>
        <w:right w:val="none" w:sz="0" w:space="0" w:color="auto"/>
      </w:divBdr>
    </w:div>
    <w:div w:id="1775246362">
      <w:bodyDiv w:val="1"/>
      <w:marLeft w:val="0"/>
      <w:marRight w:val="0"/>
      <w:marTop w:val="0"/>
      <w:marBottom w:val="0"/>
      <w:divBdr>
        <w:top w:val="none" w:sz="0" w:space="0" w:color="auto"/>
        <w:left w:val="none" w:sz="0" w:space="0" w:color="auto"/>
        <w:bottom w:val="none" w:sz="0" w:space="0" w:color="auto"/>
        <w:right w:val="none" w:sz="0" w:space="0" w:color="auto"/>
      </w:divBdr>
    </w:div>
    <w:div w:id="1777410523">
      <w:bodyDiv w:val="1"/>
      <w:marLeft w:val="0"/>
      <w:marRight w:val="0"/>
      <w:marTop w:val="0"/>
      <w:marBottom w:val="0"/>
      <w:divBdr>
        <w:top w:val="none" w:sz="0" w:space="0" w:color="auto"/>
        <w:left w:val="none" w:sz="0" w:space="0" w:color="auto"/>
        <w:bottom w:val="none" w:sz="0" w:space="0" w:color="auto"/>
        <w:right w:val="none" w:sz="0" w:space="0" w:color="auto"/>
      </w:divBdr>
    </w:div>
    <w:div w:id="1780644272">
      <w:bodyDiv w:val="1"/>
      <w:marLeft w:val="0"/>
      <w:marRight w:val="0"/>
      <w:marTop w:val="0"/>
      <w:marBottom w:val="0"/>
      <w:divBdr>
        <w:top w:val="none" w:sz="0" w:space="0" w:color="auto"/>
        <w:left w:val="none" w:sz="0" w:space="0" w:color="auto"/>
        <w:bottom w:val="none" w:sz="0" w:space="0" w:color="auto"/>
        <w:right w:val="none" w:sz="0" w:space="0" w:color="auto"/>
      </w:divBdr>
    </w:div>
    <w:div w:id="1782603685">
      <w:bodyDiv w:val="1"/>
      <w:marLeft w:val="0"/>
      <w:marRight w:val="0"/>
      <w:marTop w:val="0"/>
      <w:marBottom w:val="0"/>
      <w:divBdr>
        <w:top w:val="none" w:sz="0" w:space="0" w:color="auto"/>
        <w:left w:val="none" w:sz="0" w:space="0" w:color="auto"/>
        <w:bottom w:val="none" w:sz="0" w:space="0" w:color="auto"/>
        <w:right w:val="none" w:sz="0" w:space="0" w:color="auto"/>
      </w:divBdr>
    </w:div>
    <w:div w:id="1784230706">
      <w:bodyDiv w:val="1"/>
      <w:marLeft w:val="0"/>
      <w:marRight w:val="0"/>
      <w:marTop w:val="0"/>
      <w:marBottom w:val="0"/>
      <w:divBdr>
        <w:top w:val="none" w:sz="0" w:space="0" w:color="auto"/>
        <w:left w:val="none" w:sz="0" w:space="0" w:color="auto"/>
        <w:bottom w:val="none" w:sz="0" w:space="0" w:color="auto"/>
        <w:right w:val="none" w:sz="0" w:space="0" w:color="auto"/>
      </w:divBdr>
    </w:div>
    <w:div w:id="1793091850">
      <w:bodyDiv w:val="1"/>
      <w:marLeft w:val="0"/>
      <w:marRight w:val="0"/>
      <w:marTop w:val="0"/>
      <w:marBottom w:val="0"/>
      <w:divBdr>
        <w:top w:val="none" w:sz="0" w:space="0" w:color="auto"/>
        <w:left w:val="none" w:sz="0" w:space="0" w:color="auto"/>
        <w:bottom w:val="none" w:sz="0" w:space="0" w:color="auto"/>
        <w:right w:val="none" w:sz="0" w:space="0" w:color="auto"/>
      </w:divBdr>
    </w:div>
    <w:div w:id="1798448113">
      <w:bodyDiv w:val="1"/>
      <w:marLeft w:val="0"/>
      <w:marRight w:val="0"/>
      <w:marTop w:val="0"/>
      <w:marBottom w:val="0"/>
      <w:divBdr>
        <w:top w:val="none" w:sz="0" w:space="0" w:color="auto"/>
        <w:left w:val="none" w:sz="0" w:space="0" w:color="auto"/>
        <w:bottom w:val="none" w:sz="0" w:space="0" w:color="auto"/>
        <w:right w:val="none" w:sz="0" w:space="0" w:color="auto"/>
      </w:divBdr>
    </w:div>
    <w:div w:id="1801341760">
      <w:bodyDiv w:val="1"/>
      <w:marLeft w:val="0"/>
      <w:marRight w:val="0"/>
      <w:marTop w:val="0"/>
      <w:marBottom w:val="0"/>
      <w:divBdr>
        <w:top w:val="none" w:sz="0" w:space="0" w:color="auto"/>
        <w:left w:val="none" w:sz="0" w:space="0" w:color="auto"/>
        <w:bottom w:val="none" w:sz="0" w:space="0" w:color="auto"/>
        <w:right w:val="none" w:sz="0" w:space="0" w:color="auto"/>
      </w:divBdr>
    </w:div>
    <w:div w:id="1801990230">
      <w:bodyDiv w:val="1"/>
      <w:marLeft w:val="0"/>
      <w:marRight w:val="0"/>
      <w:marTop w:val="0"/>
      <w:marBottom w:val="0"/>
      <w:divBdr>
        <w:top w:val="none" w:sz="0" w:space="0" w:color="auto"/>
        <w:left w:val="none" w:sz="0" w:space="0" w:color="auto"/>
        <w:bottom w:val="none" w:sz="0" w:space="0" w:color="auto"/>
        <w:right w:val="none" w:sz="0" w:space="0" w:color="auto"/>
      </w:divBdr>
    </w:div>
    <w:div w:id="1806779007">
      <w:bodyDiv w:val="1"/>
      <w:marLeft w:val="0"/>
      <w:marRight w:val="0"/>
      <w:marTop w:val="0"/>
      <w:marBottom w:val="0"/>
      <w:divBdr>
        <w:top w:val="none" w:sz="0" w:space="0" w:color="auto"/>
        <w:left w:val="none" w:sz="0" w:space="0" w:color="auto"/>
        <w:bottom w:val="none" w:sz="0" w:space="0" w:color="auto"/>
        <w:right w:val="none" w:sz="0" w:space="0" w:color="auto"/>
      </w:divBdr>
    </w:div>
    <w:div w:id="1814828177">
      <w:bodyDiv w:val="1"/>
      <w:marLeft w:val="0"/>
      <w:marRight w:val="0"/>
      <w:marTop w:val="0"/>
      <w:marBottom w:val="0"/>
      <w:divBdr>
        <w:top w:val="none" w:sz="0" w:space="0" w:color="auto"/>
        <w:left w:val="none" w:sz="0" w:space="0" w:color="auto"/>
        <w:bottom w:val="none" w:sz="0" w:space="0" w:color="auto"/>
        <w:right w:val="none" w:sz="0" w:space="0" w:color="auto"/>
      </w:divBdr>
    </w:div>
    <w:div w:id="1815026420">
      <w:bodyDiv w:val="1"/>
      <w:marLeft w:val="0"/>
      <w:marRight w:val="0"/>
      <w:marTop w:val="0"/>
      <w:marBottom w:val="0"/>
      <w:divBdr>
        <w:top w:val="none" w:sz="0" w:space="0" w:color="auto"/>
        <w:left w:val="none" w:sz="0" w:space="0" w:color="auto"/>
        <w:bottom w:val="none" w:sz="0" w:space="0" w:color="auto"/>
        <w:right w:val="none" w:sz="0" w:space="0" w:color="auto"/>
      </w:divBdr>
    </w:div>
    <w:div w:id="1818456188">
      <w:bodyDiv w:val="1"/>
      <w:marLeft w:val="0"/>
      <w:marRight w:val="0"/>
      <w:marTop w:val="0"/>
      <w:marBottom w:val="0"/>
      <w:divBdr>
        <w:top w:val="none" w:sz="0" w:space="0" w:color="auto"/>
        <w:left w:val="none" w:sz="0" w:space="0" w:color="auto"/>
        <w:bottom w:val="none" w:sz="0" w:space="0" w:color="auto"/>
        <w:right w:val="none" w:sz="0" w:space="0" w:color="auto"/>
      </w:divBdr>
    </w:div>
    <w:div w:id="1818954171">
      <w:bodyDiv w:val="1"/>
      <w:marLeft w:val="0"/>
      <w:marRight w:val="0"/>
      <w:marTop w:val="0"/>
      <w:marBottom w:val="0"/>
      <w:divBdr>
        <w:top w:val="none" w:sz="0" w:space="0" w:color="auto"/>
        <w:left w:val="none" w:sz="0" w:space="0" w:color="auto"/>
        <w:bottom w:val="none" w:sz="0" w:space="0" w:color="auto"/>
        <w:right w:val="none" w:sz="0" w:space="0" w:color="auto"/>
      </w:divBdr>
    </w:div>
    <w:div w:id="1820877112">
      <w:bodyDiv w:val="1"/>
      <w:marLeft w:val="0"/>
      <w:marRight w:val="0"/>
      <w:marTop w:val="0"/>
      <w:marBottom w:val="0"/>
      <w:divBdr>
        <w:top w:val="none" w:sz="0" w:space="0" w:color="auto"/>
        <w:left w:val="none" w:sz="0" w:space="0" w:color="auto"/>
        <w:bottom w:val="none" w:sz="0" w:space="0" w:color="auto"/>
        <w:right w:val="none" w:sz="0" w:space="0" w:color="auto"/>
      </w:divBdr>
    </w:div>
    <w:div w:id="1820922038">
      <w:bodyDiv w:val="1"/>
      <w:marLeft w:val="0"/>
      <w:marRight w:val="0"/>
      <w:marTop w:val="0"/>
      <w:marBottom w:val="0"/>
      <w:divBdr>
        <w:top w:val="none" w:sz="0" w:space="0" w:color="auto"/>
        <w:left w:val="none" w:sz="0" w:space="0" w:color="auto"/>
        <w:bottom w:val="none" w:sz="0" w:space="0" w:color="auto"/>
        <w:right w:val="none" w:sz="0" w:space="0" w:color="auto"/>
      </w:divBdr>
    </w:div>
    <w:div w:id="1823084581">
      <w:bodyDiv w:val="1"/>
      <w:marLeft w:val="0"/>
      <w:marRight w:val="0"/>
      <w:marTop w:val="0"/>
      <w:marBottom w:val="0"/>
      <w:divBdr>
        <w:top w:val="none" w:sz="0" w:space="0" w:color="auto"/>
        <w:left w:val="none" w:sz="0" w:space="0" w:color="auto"/>
        <w:bottom w:val="none" w:sz="0" w:space="0" w:color="auto"/>
        <w:right w:val="none" w:sz="0" w:space="0" w:color="auto"/>
      </w:divBdr>
    </w:div>
    <w:div w:id="1830368255">
      <w:bodyDiv w:val="1"/>
      <w:marLeft w:val="0"/>
      <w:marRight w:val="0"/>
      <w:marTop w:val="0"/>
      <w:marBottom w:val="0"/>
      <w:divBdr>
        <w:top w:val="none" w:sz="0" w:space="0" w:color="auto"/>
        <w:left w:val="none" w:sz="0" w:space="0" w:color="auto"/>
        <w:bottom w:val="none" w:sz="0" w:space="0" w:color="auto"/>
        <w:right w:val="none" w:sz="0" w:space="0" w:color="auto"/>
      </w:divBdr>
    </w:div>
    <w:div w:id="1833182323">
      <w:bodyDiv w:val="1"/>
      <w:marLeft w:val="0"/>
      <w:marRight w:val="0"/>
      <w:marTop w:val="0"/>
      <w:marBottom w:val="0"/>
      <w:divBdr>
        <w:top w:val="none" w:sz="0" w:space="0" w:color="auto"/>
        <w:left w:val="none" w:sz="0" w:space="0" w:color="auto"/>
        <w:bottom w:val="none" w:sz="0" w:space="0" w:color="auto"/>
        <w:right w:val="none" w:sz="0" w:space="0" w:color="auto"/>
      </w:divBdr>
    </w:div>
    <w:div w:id="1838425795">
      <w:bodyDiv w:val="1"/>
      <w:marLeft w:val="0"/>
      <w:marRight w:val="0"/>
      <w:marTop w:val="0"/>
      <w:marBottom w:val="0"/>
      <w:divBdr>
        <w:top w:val="none" w:sz="0" w:space="0" w:color="auto"/>
        <w:left w:val="none" w:sz="0" w:space="0" w:color="auto"/>
        <w:bottom w:val="none" w:sz="0" w:space="0" w:color="auto"/>
        <w:right w:val="none" w:sz="0" w:space="0" w:color="auto"/>
      </w:divBdr>
    </w:div>
    <w:div w:id="1842507747">
      <w:bodyDiv w:val="1"/>
      <w:marLeft w:val="0"/>
      <w:marRight w:val="0"/>
      <w:marTop w:val="0"/>
      <w:marBottom w:val="0"/>
      <w:divBdr>
        <w:top w:val="none" w:sz="0" w:space="0" w:color="auto"/>
        <w:left w:val="none" w:sz="0" w:space="0" w:color="auto"/>
        <w:bottom w:val="none" w:sz="0" w:space="0" w:color="auto"/>
        <w:right w:val="none" w:sz="0" w:space="0" w:color="auto"/>
      </w:divBdr>
    </w:div>
    <w:div w:id="1844514116">
      <w:bodyDiv w:val="1"/>
      <w:marLeft w:val="0"/>
      <w:marRight w:val="0"/>
      <w:marTop w:val="0"/>
      <w:marBottom w:val="0"/>
      <w:divBdr>
        <w:top w:val="none" w:sz="0" w:space="0" w:color="auto"/>
        <w:left w:val="none" w:sz="0" w:space="0" w:color="auto"/>
        <w:bottom w:val="none" w:sz="0" w:space="0" w:color="auto"/>
        <w:right w:val="none" w:sz="0" w:space="0" w:color="auto"/>
      </w:divBdr>
    </w:div>
    <w:div w:id="1847095319">
      <w:bodyDiv w:val="1"/>
      <w:marLeft w:val="0"/>
      <w:marRight w:val="0"/>
      <w:marTop w:val="0"/>
      <w:marBottom w:val="0"/>
      <w:divBdr>
        <w:top w:val="none" w:sz="0" w:space="0" w:color="auto"/>
        <w:left w:val="none" w:sz="0" w:space="0" w:color="auto"/>
        <w:bottom w:val="none" w:sz="0" w:space="0" w:color="auto"/>
        <w:right w:val="none" w:sz="0" w:space="0" w:color="auto"/>
      </w:divBdr>
    </w:div>
    <w:div w:id="1847208953">
      <w:bodyDiv w:val="1"/>
      <w:marLeft w:val="0"/>
      <w:marRight w:val="0"/>
      <w:marTop w:val="0"/>
      <w:marBottom w:val="0"/>
      <w:divBdr>
        <w:top w:val="none" w:sz="0" w:space="0" w:color="auto"/>
        <w:left w:val="none" w:sz="0" w:space="0" w:color="auto"/>
        <w:bottom w:val="none" w:sz="0" w:space="0" w:color="auto"/>
        <w:right w:val="none" w:sz="0" w:space="0" w:color="auto"/>
      </w:divBdr>
    </w:div>
    <w:div w:id="1858158053">
      <w:bodyDiv w:val="1"/>
      <w:marLeft w:val="0"/>
      <w:marRight w:val="0"/>
      <w:marTop w:val="0"/>
      <w:marBottom w:val="0"/>
      <w:divBdr>
        <w:top w:val="none" w:sz="0" w:space="0" w:color="auto"/>
        <w:left w:val="none" w:sz="0" w:space="0" w:color="auto"/>
        <w:bottom w:val="none" w:sz="0" w:space="0" w:color="auto"/>
        <w:right w:val="none" w:sz="0" w:space="0" w:color="auto"/>
      </w:divBdr>
    </w:div>
    <w:div w:id="1872263763">
      <w:bodyDiv w:val="1"/>
      <w:marLeft w:val="0"/>
      <w:marRight w:val="0"/>
      <w:marTop w:val="0"/>
      <w:marBottom w:val="0"/>
      <w:divBdr>
        <w:top w:val="none" w:sz="0" w:space="0" w:color="auto"/>
        <w:left w:val="none" w:sz="0" w:space="0" w:color="auto"/>
        <w:bottom w:val="none" w:sz="0" w:space="0" w:color="auto"/>
        <w:right w:val="none" w:sz="0" w:space="0" w:color="auto"/>
      </w:divBdr>
    </w:div>
    <w:div w:id="1888490738">
      <w:bodyDiv w:val="1"/>
      <w:marLeft w:val="0"/>
      <w:marRight w:val="0"/>
      <w:marTop w:val="0"/>
      <w:marBottom w:val="0"/>
      <w:divBdr>
        <w:top w:val="none" w:sz="0" w:space="0" w:color="auto"/>
        <w:left w:val="none" w:sz="0" w:space="0" w:color="auto"/>
        <w:bottom w:val="none" w:sz="0" w:space="0" w:color="auto"/>
        <w:right w:val="none" w:sz="0" w:space="0" w:color="auto"/>
      </w:divBdr>
    </w:div>
    <w:div w:id="1891453015">
      <w:bodyDiv w:val="1"/>
      <w:marLeft w:val="0"/>
      <w:marRight w:val="0"/>
      <w:marTop w:val="0"/>
      <w:marBottom w:val="0"/>
      <w:divBdr>
        <w:top w:val="none" w:sz="0" w:space="0" w:color="auto"/>
        <w:left w:val="none" w:sz="0" w:space="0" w:color="auto"/>
        <w:bottom w:val="none" w:sz="0" w:space="0" w:color="auto"/>
        <w:right w:val="none" w:sz="0" w:space="0" w:color="auto"/>
      </w:divBdr>
    </w:div>
    <w:div w:id="1894805651">
      <w:bodyDiv w:val="1"/>
      <w:marLeft w:val="0"/>
      <w:marRight w:val="0"/>
      <w:marTop w:val="0"/>
      <w:marBottom w:val="0"/>
      <w:divBdr>
        <w:top w:val="none" w:sz="0" w:space="0" w:color="auto"/>
        <w:left w:val="none" w:sz="0" w:space="0" w:color="auto"/>
        <w:bottom w:val="none" w:sz="0" w:space="0" w:color="auto"/>
        <w:right w:val="none" w:sz="0" w:space="0" w:color="auto"/>
      </w:divBdr>
    </w:div>
    <w:div w:id="1902793394">
      <w:bodyDiv w:val="1"/>
      <w:marLeft w:val="0"/>
      <w:marRight w:val="0"/>
      <w:marTop w:val="0"/>
      <w:marBottom w:val="0"/>
      <w:divBdr>
        <w:top w:val="none" w:sz="0" w:space="0" w:color="auto"/>
        <w:left w:val="none" w:sz="0" w:space="0" w:color="auto"/>
        <w:bottom w:val="none" w:sz="0" w:space="0" w:color="auto"/>
        <w:right w:val="none" w:sz="0" w:space="0" w:color="auto"/>
      </w:divBdr>
    </w:div>
    <w:div w:id="1904482944">
      <w:bodyDiv w:val="1"/>
      <w:marLeft w:val="0"/>
      <w:marRight w:val="0"/>
      <w:marTop w:val="0"/>
      <w:marBottom w:val="0"/>
      <w:divBdr>
        <w:top w:val="none" w:sz="0" w:space="0" w:color="auto"/>
        <w:left w:val="none" w:sz="0" w:space="0" w:color="auto"/>
        <w:bottom w:val="none" w:sz="0" w:space="0" w:color="auto"/>
        <w:right w:val="none" w:sz="0" w:space="0" w:color="auto"/>
      </w:divBdr>
    </w:div>
    <w:div w:id="1910576251">
      <w:bodyDiv w:val="1"/>
      <w:marLeft w:val="0"/>
      <w:marRight w:val="0"/>
      <w:marTop w:val="0"/>
      <w:marBottom w:val="0"/>
      <w:divBdr>
        <w:top w:val="none" w:sz="0" w:space="0" w:color="auto"/>
        <w:left w:val="none" w:sz="0" w:space="0" w:color="auto"/>
        <w:bottom w:val="none" w:sz="0" w:space="0" w:color="auto"/>
        <w:right w:val="none" w:sz="0" w:space="0" w:color="auto"/>
      </w:divBdr>
    </w:div>
    <w:div w:id="1911770945">
      <w:bodyDiv w:val="1"/>
      <w:marLeft w:val="0"/>
      <w:marRight w:val="0"/>
      <w:marTop w:val="0"/>
      <w:marBottom w:val="0"/>
      <w:divBdr>
        <w:top w:val="none" w:sz="0" w:space="0" w:color="auto"/>
        <w:left w:val="none" w:sz="0" w:space="0" w:color="auto"/>
        <w:bottom w:val="none" w:sz="0" w:space="0" w:color="auto"/>
        <w:right w:val="none" w:sz="0" w:space="0" w:color="auto"/>
      </w:divBdr>
    </w:div>
    <w:div w:id="1917469133">
      <w:bodyDiv w:val="1"/>
      <w:marLeft w:val="0"/>
      <w:marRight w:val="0"/>
      <w:marTop w:val="0"/>
      <w:marBottom w:val="0"/>
      <w:divBdr>
        <w:top w:val="none" w:sz="0" w:space="0" w:color="auto"/>
        <w:left w:val="none" w:sz="0" w:space="0" w:color="auto"/>
        <w:bottom w:val="none" w:sz="0" w:space="0" w:color="auto"/>
        <w:right w:val="none" w:sz="0" w:space="0" w:color="auto"/>
      </w:divBdr>
    </w:div>
    <w:div w:id="1922716228">
      <w:bodyDiv w:val="1"/>
      <w:marLeft w:val="0"/>
      <w:marRight w:val="0"/>
      <w:marTop w:val="0"/>
      <w:marBottom w:val="0"/>
      <w:divBdr>
        <w:top w:val="none" w:sz="0" w:space="0" w:color="auto"/>
        <w:left w:val="none" w:sz="0" w:space="0" w:color="auto"/>
        <w:bottom w:val="none" w:sz="0" w:space="0" w:color="auto"/>
        <w:right w:val="none" w:sz="0" w:space="0" w:color="auto"/>
      </w:divBdr>
    </w:div>
    <w:div w:id="1929074733">
      <w:bodyDiv w:val="1"/>
      <w:marLeft w:val="0"/>
      <w:marRight w:val="0"/>
      <w:marTop w:val="0"/>
      <w:marBottom w:val="0"/>
      <w:divBdr>
        <w:top w:val="none" w:sz="0" w:space="0" w:color="auto"/>
        <w:left w:val="none" w:sz="0" w:space="0" w:color="auto"/>
        <w:bottom w:val="none" w:sz="0" w:space="0" w:color="auto"/>
        <w:right w:val="none" w:sz="0" w:space="0" w:color="auto"/>
      </w:divBdr>
    </w:div>
    <w:div w:id="1938251073">
      <w:bodyDiv w:val="1"/>
      <w:marLeft w:val="0"/>
      <w:marRight w:val="0"/>
      <w:marTop w:val="0"/>
      <w:marBottom w:val="0"/>
      <w:divBdr>
        <w:top w:val="none" w:sz="0" w:space="0" w:color="auto"/>
        <w:left w:val="none" w:sz="0" w:space="0" w:color="auto"/>
        <w:bottom w:val="none" w:sz="0" w:space="0" w:color="auto"/>
        <w:right w:val="none" w:sz="0" w:space="0" w:color="auto"/>
      </w:divBdr>
    </w:div>
    <w:div w:id="1938976372">
      <w:bodyDiv w:val="1"/>
      <w:marLeft w:val="0"/>
      <w:marRight w:val="0"/>
      <w:marTop w:val="0"/>
      <w:marBottom w:val="0"/>
      <w:divBdr>
        <w:top w:val="none" w:sz="0" w:space="0" w:color="auto"/>
        <w:left w:val="none" w:sz="0" w:space="0" w:color="auto"/>
        <w:bottom w:val="none" w:sz="0" w:space="0" w:color="auto"/>
        <w:right w:val="none" w:sz="0" w:space="0" w:color="auto"/>
      </w:divBdr>
    </w:div>
    <w:div w:id="1955288324">
      <w:bodyDiv w:val="1"/>
      <w:marLeft w:val="0"/>
      <w:marRight w:val="0"/>
      <w:marTop w:val="0"/>
      <w:marBottom w:val="0"/>
      <w:divBdr>
        <w:top w:val="none" w:sz="0" w:space="0" w:color="auto"/>
        <w:left w:val="none" w:sz="0" w:space="0" w:color="auto"/>
        <w:bottom w:val="none" w:sz="0" w:space="0" w:color="auto"/>
        <w:right w:val="none" w:sz="0" w:space="0" w:color="auto"/>
      </w:divBdr>
    </w:div>
    <w:div w:id="1960406807">
      <w:bodyDiv w:val="1"/>
      <w:marLeft w:val="0"/>
      <w:marRight w:val="0"/>
      <w:marTop w:val="0"/>
      <w:marBottom w:val="0"/>
      <w:divBdr>
        <w:top w:val="none" w:sz="0" w:space="0" w:color="auto"/>
        <w:left w:val="none" w:sz="0" w:space="0" w:color="auto"/>
        <w:bottom w:val="none" w:sz="0" w:space="0" w:color="auto"/>
        <w:right w:val="none" w:sz="0" w:space="0" w:color="auto"/>
      </w:divBdr>
    </w:div>
    <w:div w:id="1960801086">
      <w:bodyDiv w:val="1"/>
      <w:marLeft w:val="0"/>
      <w:marRight w:val="0"/>
      <w:marTop w:val="0"/>
      <w:marBottom w:val="0"/>
      <w:divBdr>
        <w:top w:val="none" w:sz="0" w:space="0" w:color="auto"/>
        <w:left w:val="none" w:sz="0" w:space="0" w:color="auto"/>
        <w:bottom w:val="none" w:sz="0" w:space="0" w:color="auto"/>
        <w:right w:val="none" w:sz="0" w:space="0" w:color="auto"/>
      </w:divBdr>
    </w:div>
    <w:div w:id="1962106055">
      <w:bodyDiv w:val="1"/>
      <w:marLeft w:val="0"/>
      <w:marRight w:val="0"/>
      <w:marTop w:val="0"/>
      <w:marBottom w:val="0"/>
      <w:divBdr>
        <w:top w:val="none" w:sz="0" w:space="0" w:color="auto"/>
        <w:left w:val="none" w:sz="0" w:space="0" w:color="auto"/>
        <w:bottom w:val="none" w:sz="0" w:space="0" w:color="auto"/>
        <w:right w:val="none" w:sz="0" w:space="0" w:color="auto"/>
      </w:divBdr>
    </w:div>
    <w:div w:id="1965114509">
      <w:bodyDiv w:val="1"/>
      <w:marLeft w:val="0"/>
      <w:marRight w:val="0"/>
      <w:marTop w:val="0"/>
      <w:marBottom w:val="0"/>
      <w:divBdr>
        <w:top w:val="none" w:sz="0" w:space="0" w:color="auto"/>
        <w:left w:val="none" w:sz="0" w:space="0" w:color="auto"/>
        <w:bottom w:val="none" w:sz="0" w:space="0" w:color="auto"/>
        <w:right w:val="none" w:sz="0" w:space="0" w:color="auto"/>
      </w:divBdr>
    </w:div>
    <w:div w:id="1967352429">
      <w:bodyDiv w:val="1"/>
      <w:marLeft w:val="0"/>
      <w:marRight w:val="0"/>
      <w:marTop w:val="0"/>
      <w:marBottom w:val="0"/>
      <w:divBdr>
        <w:top w:val="none" w:sz="0" w:space="0" w:color="auto"/>
        <w:left w:val="none" w:sz="0" w:space="0" w:color="auto"/>
        <w:bottom w:val="none" w:sz="0" w:space="0" w:color="auto"/>
        <w:right w:val="none" w:sz="0" w:space="0" w:color="auto"/>
      </w:divBdr>
    </w:div>
    <w:div w:id="1967541939">
      <w:bodyDiv w:val="1"/>
      <w:marLeft w:val="0"/>
      <w:marRight w:val="0"/>
      <w:marTop w:val="0"/>
      <w:marBottom w:val="0"/>
      <w:divBdr>
        <w:top w:val="none" w:sz="0" w:space="0" w:color="auto"/>
        <w:left w:val="none" w:sz="0" w:space="0" w:color="auto"/>
        <w:bottom w:val="none" w:sz="0" w:space="0" w:color="auto"/>
        <w:right w:val="none" w:sz="0" w:space="0" w:color="auto"/>
      </w:divBdr>
    </w:div>
    <w:div w:id="1968195210">
      <w:bodyDiv w:val="1"/>
      <w:marLeft w:val="0"/>
      <w:marRight w:val="0"/>
      <w:marTop w:val="0"/>
      <w:marBottom w:val="0"/>
      <w:divBdr>
        <w:top w:val="none" w:sz="0" w:space="0" w:color="auto"/>
        <w:left w:val="none" w:sz="0" w:space="0" w:color="auto"/>
        <w:bottom w:val="none" w:sz="0" w:space="0" w:color="auto"/>
        <w:right w:val="none" w:sz="0" w:space="0" w:color="auto"/>
      </w:divBdr>
    </w:div>
    <w:div w:id="1970553109">
      <w:bodyDiv w:val="1"/>
      <w:marLeft w:val="0"/>
      <w:marRight w:val="0"/>
      <w:marTop w:val="0"/>
      <w:marBottom w:val="0"/>
      <w:divBdr>
        <w:top w:val="none" w:sz="0" w:space="0" w:color="auto"/>
        <w:left w:val="none" w:sz="0" w:space="0" w:color="auto"/>
        <w:bottom w:val="none" w:sz="0" w:space="0" w:color="auto"/>
        <w:right w:val="none" w:sz="0" w:space="0" w:color="auto"/>
      </w:divBdr>
    </w:div>
    <w:div w:id="1973750317">
      <w:bodyDiv w:val="1"/>
      <w:marLeft w:val="0"/>
      <w:marRight w:val="0"/>
      <w:marTop w:val="0"/>
      <w:marBottom w:val="0"/>
      <w:divBdr>
        <w:top w:val="none" w:sz="0" w:space="0" w:color="auto"/>
        <w:left w:val="none" w:sz="0" w:space="0" w:color="auto"/>
        <w:bottom w:val="none" w:sz="0" w:space="0" w:color="auto"/>
        <w:right w:val="none" w:sz="0" w:space="0" w:color="auto"/>
      </w:divBdr>
    </w:div>
    <w:div w:id="1974746937">
      <w:bodyDiv w:val="1"/>
      <w:marLeft w:val="0"/>
      <w:marRight w:val="0"/>
      <w:marTop w:val="0"/>
      <w:marBottom w:val="0"/>
      <w:divBdr>
        <w:top w:val="none" w:sz="0" w:space="0" w:color="auto"/>
        <w:left w:val="none" w:sz="0" w:space="0" w:color="auto"/>
        <w:bottom w:val="none" w:sz="0" w:space="0" w:color="auto"/>
        <w:right w:val="none" w:sz="0" w:space="0" w:color="auto"/>
      </w:divBdr>
    </w:div>
    <w:div w:id="1978100706">
      <w:bodyDiv w:val="1"/>
      <w:marLeft w:val="0"/>
      <w:marRight w:val="0"/>
      <w:marTop w:val="0"/>
      <w:marBottom w:val="0"/>
      <w:divBdr>
        <w:top w:val="none" w:sz="0" w:space="0" w:color="auto"/>
        <w:left w:val="none" w:sz="0" w:space="0" w:color="auto"/>
        <w:bottom w:val="none" w:sz="0" w:space="0" w:color="auto"/>
        <w:right w:val="none" w:sz="0" w:space="0" w:color="auto"/>
      </w:divBdr>
    </w:div>
    <w:div w:id="1978290405">
      <w:bodyDiv w:val="1"/>
      <w:marLeft w:val="0"/>
      <w:marRight w:val="0"/>
      <w:marTop w:val="0"/>
      <w:marBottom w:val="0"/>
      <w:divBdr>
        <w:top w:val="none" w:sz="0" w:space="0" w:color="auto"/>
        <w:left w:val="none" w:sz="0" w:space="0" w:color="auto"/>
        <w:bottom w:val="none" w:sz="0" w:space="0" w:color="auto"/>
        <w:right w:val="none" w:sz="0" w:space="0" w:color="auto"/>
      </w:divBdr>
    </w:div>
    <w:div w:id="1982075155">
      <w:bodyDiv w:val="1"/>
      <w:marLeft w:val="0"/>
      <w:marRight w:val="0"/>
      <w:marTop w:val="0"/>
      <w:marBottom w:val="0"/>
      <w:divBdr>
        <w:top w:val="none" w:sz="0" w:space="0" w:color="auto"/>
        <w:left w:val="none" w:sz="0" w:space="0" w:color="auto"/>
        <w:bottom w:val="none" w:sz="0" w:space="0" w:color="auto"/>
        <w:right w:val="none" w:sz="0" w:space="0" w:color="auto"/>
      </w:divBdr>
    </w:div>
    <w:div w:id="1982347511">
      <w:bodyDiv w:val="1"/>
      <w:marLeft w:val="0"/>
      <w:marRight w:val="0"/>
      <w:marTop w:val="0"/>
      <w:marBottom w:val="0"/>
      <w:divBdr>
        <w:top w:val="none" w:sz="0" w:space="0" w:color="auto"/>
        <w:left w:val="none" w:sz="0" w:space="0" w:color="auto"/>
        <w:bottom w:val="none" w:sz="0" w:space="0" w:color="auto"/>
        <w:right w:val="none" w:sz="0" w:space="0" w:color="auto"/>
      </w:divBdr>
    </w:div>
    <w:div w:id="1983655447">
      <w:bodyDiv w:val="1"/>
      <w:marLeft w:val="0"/>
      <w:marRight w:val="0"/>
      <w:marTop w:val="0"/>
      <w:marBottom w:val="0"/>
      <w:divBdr>
        <w:top w:val="none" w:sz="0" w:space="0" w:color="auto"/>
        <w:left w:val="none" w:sz="0" w:space="0" w:color="auto"/>
        <w:bottom w:val="none" w:sz="0" w:space="0" w:color="auto"/>
        <w:right w:val="none" w:sz="0" w:space="0" w:color="auto"/>
      </w:divBdr>
    </w:div>
    <w:div w:id="1986542120">
      <w:bodyDiv w:val="1"/>
      <w:marLeft w:val="0"/>
      <w:marRight w:val="0"/>
      <w:marTop w:val="0"/>
      <w:marBottom w:val="0"/>
      <w:divBdr>
        <w:top w:val="none" w:sz="0" w:space="0" w:color="auto"/>
        <w:left w:val="none" w:sz="0" w:space="0" w:color="auto"/>
        <w:bottom w:val="none" w:sz="0" w:space="0" w:color="auto"/>
        <w:right w:val="none" w:sz="0" w:space="0" w:color="auto"/>
      </w:divBdr>
    </w:div>
    <w:div w:id="1987280164">
      <w:bodyDiv w:val="1"/>
      <w:marLeft w:val="0"/>
      <w:marRight w:val="0"/>
      <w:marTop w:val="0"/>
      <w:marBottom w:val="0"/>
      <w:divBdr>
        <w:top w:val="none" w:sz="0" w:space="0" w:color="auto"/>
        <w:left w:val="none" w:sz="0" w:space="0" w:color="auto"/>
        <w:bottom w:val="none" w:sz="0" w:space="0" w:color="auto"/>
        <w:right w:val="none" w:sz="0" w:space="0" w:color="auto"/>
      </w:divBdr>
    </w:div>
    <w:div w:id="1990665077">
      <w:bodyDiv w:val="1"/>
      <w:marLeft w:val="0"/>
      <w:marRight w:val="0"/>
      <w:marTop w:val="0"/>
      <w:marBottom w:val="0"/>
      <w:divBdr>
        <w:top w:val="none" w:sz="0" w:space="0" w:color="auto"/>
        <w:left w:val="none" w:sz="0" w:space="0" w:color="auto"/>
        <w:bottom w:val="none" w:sz="0" w:space="0" w:color="auto"/>
        <w:right w:val="none" w:sz="0" w:space="0" w:color="auto"/>
      </w:divBdr>
    </w:div>
    <w:div w:id="1991136082">
      <w:bodyDiv w:val="1"/>
      <w:marLeft w:val="0"/>
      <w:marRight w:val="0"/>
      <w:marTop w:val="0"/>
      <w:marBottom w:val="0"/>
      <w:divBdr>
        <w:top w:val="none" w:sz="0" w:space="0" w:color="auto"/>
        <w:left w:val="none" w:sz="0" w:space="0" w:color="auto"/>
        <w:bottom w:val="none" w:sz="0" w:space="0" w:color="auto"/>
        <w:right w:val="none" w:sz="0" w:space="0" w:color="auto"/>
      </w:divBdr>
    </w:div>
    <w:div w:id="1992446064">
      <w:bodyDiv w:val="1"/>
      <w:marLeft w:val="0"/>
      <w:marRight w:val="0"/>
      <w:marTop w:val="0"/>
      <w:marBottom w:val="0"/>
      <w:divBdr>
        <w:top w:val="none" w:sz="0" w:space="0" w:color="auto"/>
        <w:left w:val="none" w:sz="0" w:space="0" w:color="auto"/>
        <w:bottom w:val="none" w:sz="0" w:space="0" w:color="auto"/>
        <w:right w:val="none" w:sz="0" w:space="0" w:color="auto"/>
      </w:divBdr>
    </w:div>
    <w:div w:id="1996182016">
      <w:bodyDiv w:val="1"/>
      <w:marLeft w:val="0"/>
      <w:marRight w:val="0"/>
      <w:marTop w:val="0"/>
      <w:marBottom w:val="0"/>
      <w:divBdr>
        <w:top w:val="none" w:sz="0" w:space="0" w:color="auto"/>
        <w:left w:val="none" w:sz="0" w:space="0" w:color="auto"/>
        <w:bottom w:val="none" w:sz="0" w:space="0" w:color="auto"/>
        <w:right w:val="none" w:sz="0" w:space="0" w:color="auto"/>
      </w:divBdr>
    </w:div>
    <w:div w:id="1997957574">
      <w:bodyDiv w:val="1"/>
      <w:marLeft w:val="0"/>
      <w:marRight w:val="0"/>
      <w:marTop w:val="0"/>
      <w:marBottom w:val="0"/>
      <w:divBdr>
        <w:top w:val="none" w:sz="0" w:space="0" w:color="auto"/>
        <w:left w:val="none" w:sz="0" w:space="0" w:color="auto"/>
        <w:bottom w:val="none" w:sz="0" w:space="0" w:color="auto"/>
        <w:right w:val="none" w:sz="0" w:space="0" w:color="auto"/>
      </w:divBdr>
    </w:div>
    <w:div w:id="1998915814">
      <w:bodyDiv w:val="1"/>
      <w:marLeft w:val="0"/>
      <w:marRight w:val="0"/>
      <w:marTop w:val="0"/>
      <w:marBottom w:val="0"/>
      <w:divBdr>
        <w:top w:val="none" w:sz="0" w:space="0" w:color="auto"/>
        <w:left w:val="none" w:sz="0" w:space="0" w:color="auto"/>
        <w:bottom w:val="none" w:sz="0" w:space="0" w:color="auto"/>
        <w:right w:val="none" w:sz="0" w:space="0" w:color="auto"/>
      </w:divBdr>
    </w:div>
    <w:div w:id="2003266569">
      <w:bodyDiv w:val="1"/>
      <w:marLeft w:val="0"/>
      <w:marRight w:val="0"/>
      <w:marTop w:val="0"/>
      <w:marBottom w:val="0"/>
      <w:divBdr>
        <w:top w:val="none" w:sz="0" w:space="0" w:color="auto"/>
        <w:left w:val="none" w:sz="0" w:space="0" w:color="auto"/>
        <w:bottom w:val="none" w:sz="0" w:space="0" w:color="auto"/>
        <w:right w:val="none" w:sz="0" w:space="0" w:color="auto"/>
      </w:divBdr>
    </w:div>
    <w:div w:id="2007397620">
      <w:bodyDiv w:val="1"/>
      <w:marLeft w:val="0"/>
      <w:marRight w:val="0"/>
      <w:marTop w:val="0"/>
      <w:marBottom w:val="0"/>
      <w:divBdr>
        <w:top w:val="none" w:sz="0" w:space="0" w:color="auto"/>
        <w:left w:val="none" w:sz="0" w:space="0" w:color="auto"/>
        <w:bottom w:val="none" w:sz="0" w:space="0" w:color="auto"/>
        <w:right w:val="none" w:sz="0" w:space="0" w:color="auto"/>
      </w:divBdr>
    </w:div>
    <w:div w:id="2008437483">
      <w:bodyDiv w:val="1"/>
      <w:marLeft w:val="0"/>
      <w:marRight w:val="0"/>
      <w:marTop w:val="0"/>
      <w:marBottom w:val="0"/>
      <w:divBdr>
        <w:top w:val="none" w:sz="0" w:space="0" w:color="auto"/>
        <w:left w:val="none" w:sz="0" w:space="0" w:color="auto"/>
        <w:bottom w:val="none" w:sz="0" w:space="0" w:color="auto"/>
        <w:right w:val="none" w:sz="0" w:space="0" w:color="auto"/>
      </w:divBdr>
    </w:div>
    <w:div w:id="2008559822">
      <w:bodyDiv w:val="1"/>
      <w:marLeft w:val="0"/>
      <w:marRight w:val="0"/>
      <w:marTop w:val="0"/>
      <w:marBottom w:val="0"/>
      <w:divBdr>
        <w:top w:val="none" w:sz="0" w:space="0" w:color="auto"/>
        <w:left w:val="none" w:sz="0" w:space="0" w:color="auto"/>
        <w:bottom w:val="none" w:sz="0" w:space="0" w:color="auto"/>
        <w:right w:val="none" w:sz="0" w:space="0" w:color="auto"/>
      </w:divBdr>
    </w:div>
    <w:div w:id="2014645103">
      <w:bodyDiv w:val="1"/>
      <w:marLeft w:val="0"/>
      <w:marRight w:val="0"/>
      <w:marTop w:val="0"/>
      <w:marBottom w:val="0"/>
      <w:divBdr>
        <w:top w:val="none" w:sz="0" w:space="0" w:color="auto"/>
        <w:left w:val="none" w:sz="0" w:space="0" w:color="auto"/>
        <w:bottom w:val="none" w:sz="0" w:space="0" w:color="auto"/>
        <w:right w:val="none" w:sz="0" w:space="0" w:color="auto"/>
      </w:divBdr>
    </w:div>
    <w:div w:id="2014994907">
      <w:bodyDiv w:val="1"/>
      <w:marLeft w:val="0"/>
      <w:marRight w:val="0"/>
      <w:marTop w:val="0"/>
      <w:marBottom w:val="0"/>
      <w:divBdr>
        <w:top w:val="none" w:sz="0" w:space="0" w:color="auto"/>
        <w:left w:val="none" w:sz="0" w:space="0" w:color="auto"/>
        <w:bottom w:val="none" w:sz="0" w:space="0" w:color="auto"/>
        <w:right w:val="none" w:sz="0" w:space="0" w:color="auto"/>
      </w:divBdr>
    </w:div>
    <w:div w:id="2018655455">
      <w:bodyDiv w:val="1"/>
      <w:marLeft w:val="0"/>
      <w:marRight w:val="0"/>
      <w:marTop w:val="0"/>
      <w:marBottom w:val="0"/>
      <w:divBdr>
        <w:top w:val="none" w:sz="0" w:space="0" w:color="auto"/>
        <w:left w:val="none" w:sz="0" w:space="0" w:color="auto"/>
        <w:bottom w:val="none" w:sz="0" w:space="0" w:color="auto"/>
        <w:right w:val="none" w:sz="0" w:space="0" w:color="auto"/>
      </w:divBdr>
    </w:div>
    <w:div w:id="2026513457">
      <w:bodyDiv w:val="1"/>
      <w:marLeft w:val="0"/>
      <w:marRight w:val="0"/>
      <w:marTop w:val="0"/>
      <w:marBottom w:val="0"/>
      <w:divBdr>
        <w:top w:val="none" w:sz="0" w:space="0" w:color="auto"/>
        <w:left w:val="none" w:sz="0" w:space="0" w:color="auto"/>
        <w:bottom w:val="none" w:sz="0" w:space="0" w:color="auto"/>
        <w:right w:val="none" w:sz="0" w:space="0" w:color="auto"/>
      </w:divBdr>
    </w:div>
    <w:div w:id="2037536380">
      <w:bodyDiv w:val="1"/>
      <w:marLeft w:val="0"/>
      <w:marRight w:val="0"/>
      <w:marTop w:val="0"/>
      <w:marBottom w:val="0"/>
      <w:divBdr>
        <w:top w:val="none" w:sz="0" w:space="0" w:color="auto"/>
        <w:left w:val="none" w:sz="0" w:space="0" w:color="auto"/>
        <w:bottom w:val="none" w:sz="0" w:space="0" w:color="auto"/>
        <w:right w:val="none" w:sz="0" w:space="0" w:color="auto"/>
      </w:divBdr>
    </w:div>
    <w:div w:id="2037733349">
      <w:bodyDiv w:val="1"/>
      <w:marLeft w:val="0"/>
      <w:marRight w:val="0"/>
      <w:marTop w:val="0"/>
      <w:marBottom w:val="0"/>
      <w:divBdr>
        <w:top w:val="none" w:sz="0" w:space="0" w:color="auto"/>
        <w:left w:val="none" w:sz="0" w:space="0" w:color="auto"/>
        <w:bottom w:val="none" w:sz="0" w:space="0" w:color="auto"/>
        <w:right w:val="none" w:sz="0" w:space="0" w:color="auto"/>
      </w:divBdr>
    </w:div>
    <w:div w:id="2038970470">
      <w:bodyDiv w:val="1"/>
      <w:marLeft w:val="0"/>
      <w:marRight w:val="0"/>
      <w:marTop w:val="0"/>
      <w:marBottom w:val="0"/>
      <w:divBdr>
        <w:top w:val="none" w:sz="0" w:space="0" w:color="auto"/>
        <w:left w:val="none" w:sz="0" w:space="0" w:color="auto"/>
        <w:bottom w:val="none" w:sz="0" w:space="0" w:color="auto"/>
        <w:right w:val="none" w:sz="0" w:space="0" w:color="auto"/>
      </w:divBdr>
    </w:div>
    <w:div w:id="2044011881">
      <w:bodyDiv w:val="1"/>
      <w:marLeft w:val="0"/>
      <w:marRight w:val="0"/>
      <w:marTop w:val="0"/>
      <w:marBottom w:val="0"/>
      <w:divBdr>
        <w:top w:val="none" w:sz="0" w:space="0" w:color="auto"/>
        <w:left w:val="none" w:sz="0" w:space="0" w:color="auto"/>
        <w:bottom w:val="none" w:sz="0" w:space="0" w:color="auto"/>
        <w:right w:val="none" w:sz="0" w:space="0" w:color="auto"/>
      </w:divBdr>
    </w:div>
    <w:div w:id="2044094791">
      <w:bodyDiv w:val="1"/>
      <w:marLeft w:val="0"/>
      <w:marRight w:val="0"/>
      <w:marTop w:val="0"/>
      <w:marBottom w:val="0"/>
      <w:divBdr>
        <w:top w:val="none" w:sz="0" w:space="0" w:color="auto"/>
        <w:left w:val="none" w:sz="0" w:space="0" w:color="auto"/>
        <w:bottom w:val="none" w:sz="0" w:space="0" w:color="auto"/>
        <w:right w:val="none" w:sz="0" w:space="0" w:color="auto"/>
      </w:divBdr>
    </w:div>
    <w:div w:id="2044859317">
      <w:bodyDiv w:val="1"/>
      <w:marLeft w:val="0"/>
      <w:marRight w:val="0"/>
      <w:marTop w:val="0"/>
      <w:marBottom w:val="0"/>
      <w:divBdr>
        <w:top w:val="none" w:sz="0" w:space="0" w:color="auto"/>
        <w:left w:val="none" w:sz="0" w:space="0" w:color="auto"/>
        <w:bottom w:val="none" w:sz="0" w:space="0" w:color="auto"/>
        <w:right w:val="none" w:sz="0" w:space="0" w:color="auto"/>
      </w:divBdr>
    </w:div>
    <w:div w:id="2045445389">
      <w:bodyDiv w:val="1"/>
      <w:marLeft w:val="0"/>
      <w:marRight w:val="0"/>
      <w:marTop w:val="0"/>
      <w:marBottom w:val="0"/>
      <w:divBdr>
        <w:top w:val="none" w:sz="0" w:space="0" w:color="auto"/>
        <w:left w:val="none" w:sz="0" w:space="0" w:color="auto"/>
        <w:bottom w:val="none" w:sz="0" w:space="0" w:color="auto"/>
        <w:right w:val="none" w:sz="0" w:space="0" w:color="auto"/>
      </w:divBdr>
      <w:divsChild>
        <w:div w:id="131020677">
          <w:marLeft w:val="0"/>
          <w:marRight w:val="0"/>
          <w:marTop w:val="0"/>
          <w:marBottom w:val="0"/>
          <w:divBdr>
            <w:top w:val="none" w:sz="0" w:space="0" w:color="auto"/>
            <w:left w:val="none" w:sz="0" w:space="0" w:color="auto"/>
            <w:bottom w:val="none" w:sz="0" w:space="0" w:color="auto"/>
            <w:right w:val="none" w:sz="0" w:space="0" w:color="auto"/>
          </w:divBdr>
        </w:div>
        <w:div w:id="137115387">
          <w:marLeft w:val="0"/>
          <w:marRight w:val="0"/>
          <w:marTop w:val="0"/>
          <w:marBottom w:val="0"/>
          <w:divBdr>
            <w:top w:val="none" w:sz="0" w:space="0" w:color="auto"/>
            <w:left w:val="none" w:sz="0" w:space="0" w:color="auto"/>
            <w:bottom w:val="none" w:sz="0" w:space="0" w:color="auto"/>
            <w:right w:val="none" w:sz="0" w:space="0" w:color="auto"/>
          </w:divBdr>
        </w:div>
        <w:div w:id="272633123">
          <w:marLeft w:val="0"/>
          <w:marRight w:val="0"/>
          <w:marTop w:val="0"/>
          <w:marBottom w:val="0"/>
          <w:divBdr>
            <w:top w:val="none" w:sz="0" w:space="0" w:color="auto"/>
            <w:left w:val="none" w:sz="0" w:space="0" w:color="auto"/>
            <w:bottom w:val="none" w:sz="0" w:space="0" w:color="auto"/>
            <w:right w:val="none" w:sz="0" w:space="0" w:color="auto"/>
          </w:divBdr>
        </w:div>
        <w:div w:id="499540243">
          <w:marLeft w:val="0"/>
          <w:marRight w:val="0"/>
          <w:marTop w:val="0"/>
          <w:marBottom w:val="0"/>
          <w:divBdr>
            <w:top w:val="none" w:sz="0" w:space="0" w:color="auto"/>
            <w:left w:val="none" w:sz="0" w:space="0" w:color="auto"/>
            <w:bottom w:val="none" w:sz="0" w:space="0" w:color="auto"/>
            <w:right w:val="none" w:sz="0" w:space="0" w:color="auto"/>
          </w:divBdr>
        </w:div>
        <w:div w:id="1050036322">
          <w:marLeft w:val="0"/>
          <w:marRight w:val="0"/>
          <w:marTop w:val="0"/>
          <w:marBottom w:val="0"/>
          <w:divBdr>
            <w:top w:val="none" w:sz="0" w:space="0" w:color="auto"/>
            <w:left w:val="none" w:sz="0" w:space="0" w:color="auto"/>
            <w:bottom w:val="none" w:sz="0" w:space="0" w:color="auto"/>
            <w:right w:val="none" w:sz="0" w:space="0" w:color="auto"/>
          </w:divBdr>
        </w:div>
        <w:div w:id="1547449031">
          <w:marLeft w:val="0"/>
          <w:marRight w:val="0"/>
          <w:marTop w:val="0"/>
          <w:marBottom w:val="0"/>
          <w:divBdr>
            <w:top w:val="none" w:sz="0" w:space="0" w:color="auto"/>
            <w:left w:val="none" w:sz="0" w:space="0" w:color="auto"/>
            <w:bottom w:val="none" w:sz="0" w:space="0" w:color="auto"/>
            <w:right w:val="none" w:sz="0" w:space="0" w:color="auto"/>
          </w:divBdr>
        </w:div>
        <w:div w:id="2001886298">
          <w:marLeft w:val="0"/>
          <w:marRight w:val="0"/>
          <w:marTop w:val="0"/>
          <w:marBottom w:val="0"/>
          <w:divBdr>
            <w:top w:val="none" w:sz="0" w:space="0" w:color="auto"/>
            <w:left w:val="none" w:sz="0" w:space="0" w:color="auto"/>
            <w:bottom w:val="none" w:sz="0" w:space="0" w:color="auto"/>
            <w:right w:val="none" w:sz="0" w:space="0" w:color="auto"/>
          </w:divBdr>
        </w:div>
      </w:divsChild>
    </w:div>
    <w:div w:id="2054113347">
      <w:bodyDiv w:val="1"/>
      <w:marLeft w:val="0"/>
      <w:marRight w:val="0"/>
      <w:marTop w:val="0"/>
      <w:marBottom w:val="0"/>
      <w:divBdr>
        <w:top w:val="none" w:sz="0" w:space="0" w:color="auto"/>
        <w:left w:val="none" w:sz="0" w:space="0" w:color="auto"/>
        <w:bottom w:val="none" w:sz="0" w:space="0" w:color="auto"/>
        <w:right w:val="none" w:sz="0" w:space="0" w:color="auto"/>
      </w:divBdr>
    </w:div>
    <w:div w:id="2055343710">
      <w:bodyDiv w:val="1"/>
      <w:marLeft w:val="0"/>
      <w:marRight w:val="0"/>
      <w:marTop w:val="0"/>
      <w:marBottom w:val="0"/>
      <w:divBdr>
        <w:top w:val="none" w:sz="0" w:space="0" w:color="auto"/>
        <w:left w:val="none" w:sz="0" w:space="0" w:color="auto"/>
        <w:bottom w:val="none" w:sz="0" w:space="0" w:color="auto"/>
        <w:right w:val="none" w:sz="0" w:space="0" w:color="auto"/>
      </w:divBdr>
    </w:div>
    <w:div w:id="2055809358">
      <w:bodyDiv w:val="1"/>
      <w:marLeft w:val="0"/>
      <w:marRight w:val="0"/>
      <w:marTop w:val="0"/>
      <w:marBottom w:val="0"/>
      <w:divBdr>
        <w:top w:val="none" w:sz="0" w:space="0" w:color="auto"/>
        <w:left w:val="none" w:sz="0" w:space="0" w:color="auto"/>
        <w:bottom w:val="none" w:sz="0" w:space="0" w:color="auto"/>
        <w:right w:val="none" w:sz="0" w:space="0" w:color="auto"/>
      </w:divBdr>
    </w:div>
    <w:div w:id="2057464920">
      <w:bodyDiv w:val="1"/>
      <w:marLeft w:val="0"/>
      <w:marRight w:val="0"/>
      <w:marTop w:val="0"/>
      <w:marBottom w:val="0"/>
      <w:divBdr>
        <w:top w:val="none" w:sz="0" w:space="0" w:color="auto"/>
        <w:left w:val="none" w:sz="0" w:space="0" w:color="auto"/>
        <w:bottom w:val="none" w:sz="0" w:space="0" w:color="auto"/>
        <w:right w:val="none" w:sz="0" w:space="0" w:color="auto"/>
      </w:divBdr>
    </w:div>
    <w:div w:id="2060323775">
      <w:bodyDiv w:val="1"/>
      <w:marLeft w:val="0"/>
      <w:marRight w:val="0"/>
      <w:marTop w:val="0"/>
      <w:marBottom w:val="0"/>
      <w:divBdr>
        <w:top w:val="none" w:sz="0" w:space="0" w:color="auto"/>
        <w:left w:val="none" w:sz="0" w:space="0" w:color="auto"/>
        <w:bottom w:val="none" w:sz="0" w:space="0" w:color="auto"/>
        <w:right w:val="none" w:sz="0" w:space="0" w:color="auto"/>
      </w:divBdr>
    </w:div>
    <w:div w:id="2064405957">
      <w:bodyDiv w:val="1"/>
      <w:marLeft w:val="0"/>
      <w:marRight w:val="0"/>
      <w:marTop w:val="0"/>
      <w:marBottom w:val="0"/>
      <w:divBdr>
        <w:top w:val="none" w:sz="0" w:space="0" w:color="auto"/>
        <w:left w:val="none" w:sz="0" w:space="0" w:color="auto"/>
        <w:bottom w:val="none" w:sz="0" w:space="0" w:color="auto"/>
        <w:right w:val="none" w:sz="0" w:space="0" w:color="auto"/>
      </w:divBdr>
    </w:div>
    <w:div w:id="2067558876">
      <w:bodyDiv w:val="1"/>
      <w:marLeft w:val="0"/>
      <w:marRight w:val="0"/>
      <w:marTop w:val="0"/>
      <w:marBottom w:val="0"/>
      <w:divBdr>
        <w:top w:val="none" w:sz="0" w:space="0" w:color="auto"/>
        <w:left w:val="none" w:sz="0" w:space="0" w:color="auto"/>
        <w:bottom w:val="none" w:sz="0" w:space="0" w:color="auto"/>
        <w:right w:val="none" w:sz="0" w:space="0" w:color="auto"/>
      </w:divBdr>
    </w:div>
    <w:div w:id="2070303269">
      <w:bodyDiv w:val="1"/>
      <w:marLeft w:val="0"/>
      <w:marRight w:val="0"/>
      <w:marTop w:val="0"/>
      <w:marBottom w:val="0"/>
      <w:divBdr>
        <w:top w:val="none" w:sz="0" w:space="0" w:color="auto"/>
        <w:left w:val="none" w:sz="0" w:space="0" w:color="auto"/>
        <w:bottom w:val="none" w:sz="0" w:space="0" w:color="auto"/>
        <w:right w:val="none" w:sz="0" w:space="0" w:color="auto"/>
      </w:divBdr>
    </w:div>
    <w:div w:id="2071878293">
      <w:bodyDiv w:val="1"/>
      <w:marLeft w:val="0"/>
      <w:marRight w:val="0"/>
      <w:marTop w:val="0"/>
      <w:marBottom w:val="0"/>
      <w:divBdr>
        <w:top w:val="none" w:sz="0" w:space="0" w:color="auto"/>
        <w:left w:val="none" w:sz="0" w:space="0" w:color="auto"/>
        <w:bottom w:val="none" w:sz="0" w:space="0" w:color="auto"/>
        <w:right w:val="none" w:sz="0" w:space="0" w:color="auto"/>
      </w:divBdr>
    </w:div>
    <w:div w:id="2072580334">
      <w:bodyDiv w:val="1"/>
      <w:marLeft w:val="0"/>
      <w:marRight w:val="0"/>
      <w:marTop w:val="0"/>
      <w:marBottom w:val="0"/>
      <w:divBdr>
        <w:top w:val="none" w:sz="0" w:space="0" w:color="auto"/>
        <w:left w:val="none" w:sz="0" w:space="0" w:color="auto"/>
        <w:bottom w:val="none" w:sz="0" w:space="0" w:color="auto"/>
        <w:right w:val="none" w:sz="0" w:space="0" w:color="auto"/>
      </w:divBdr>
    </w:div>
    <w:div w:id="2079858763">
      <w:bodyDiv w:val="1"/>
      <w:marLeft w:val="0"/>
      <w:marRight w:val="0"/>
      <w:marTop w:val="0"/>
      <w:marBottom w:val="0"/>
      <w:divBdr>
        <w:top w:val="none" w:sz="0" w:space="0" w:color="auto"/>
        <w:left w:val="none" w:sz="0" w:space="0" w:color="auto"/>
        <w:bottom w:val="none" w:sz="0" w:space="0" w:color="auto"/>
        <w:right w:val="none" w:sz="0" w:space="0" w:color="auto"/>
      </w:divBdr>
    </w:div>
    <w:div w:id="2080134907">
      <w:bodyDiv w:val="1"/>
      <w:marLeft w:val="0"/>
      <w:marRight w:val="0"/>
      <w:marTop w:val="0"/>
      <w:marBottom w:val="0"/>
      <w:divBdr>
        <w:top w:val="none" w:sz="0" w:space="0" w:color="auto"/>
        <w:left w:val="none" w:sz="0" w:space="0" w:color="auto"/>
        <w:bottom w:val="none" w:sz="0" w:space="0" w:color="auto"/>
        <w:right w:val="none" w:sz="0" w:space="0" w:color="auto"/>
      </w:divBdr>
    </w:div>
    <w:div w:id="2080901241">
      <w:bodyDiv w:val="1"/>
      <w:marLeft w:val="0"/>
      <w:marRight w:val="0"/>
      <w:marTop w:val="0"/>
      <w:marBottom w:val="0"/>
      <w:divBdr>
        <w:top w:val="none" w:sz="0" w:space="0" w:color="auto"/>
        <w:left w:val="none" w:sz="0" w:space="0" w:color="auto"/>
        <w:bottom w:val="none" w:sz="0" w:space="0" w:color="auto"/>
        <w:right w:val="none" w:sz="0" w:space="0" w:color="auto"/>
      </w:divBdr>
    </w:div>
    <w:div w:id="2081751676">
      <w:bodyDiv w:val="1"/>
      <w:marLeft w:val="0"/>
      <w:marRight w:val="0"/>
      <w:marTop w:val="0"/>
      <w:marBottom w:val="0"/>
      <w:divBdr>
        <w:top w:val="none" w:sz="0" w:space="0" w:color="auto"/>
        <w:left w:val="none" w:sz="0" w:space="0" w:color="auto"/>
        <w:bottom w:val="none" w:sz="0" w:space="0" w:color="auto"/>
        <w:right w:val="none" w:sz="0" w:space="0" w:color="auto"/>
      </w:divBdr>
    </w:div>
    <w:div w:id="2081902904">
      <w:bodyDiv w:val="1"/>
      <w:marLeft w:val="0"/>
      <w:marRight w:val="0"/>
      <w:marTop w:val="0"/>
      <w:marBottom w:val="0"/>
      <w:divBdr>
        <w:top w:val="none" w:sz="0" w:space="0" w:color="auto"/>
        <w:left w:val="none" w:sz="0" w:space="0" w:color="auto"/>
        <w:bottom w:val="none" w:sz="0" w:space="0" w:color="auto"/>
        <w:right w:val="none" w:sz="0" w:space="0" w:color="auto"/>
      </w:divBdr>
    </w:div>
    <w:div w:id="2086798225">
      <w:bodyDiv w:val="1"/>
      <w:marLeft w:val="0"/>
      <w:marRight w:val="0"/>
      <w:marTop w:val="0"/>
      <w:marBottom w:val="0"/>
      <w:divBdr>
        <w:top w:val="none" w:sz="0" w:space="0" w:color="auto"/>
        <w:left w:val="none" w:sz="0" w:space="0" w:color="auto"/>
        <w:bottom w:val="none" w:sz="0" w:space="0" w:color="auto"/>
        <w:right w:val="none" w:sz="0" w:space="0" w:color="auto"/>
      </w:divBdr>
    </w:div>
    <w:div w:id="2092004220">
      <w:bodyDiv w:val="1"/>
      <w:marLeft w:val="0"/>
      <w:marRight w:val="0"/>
      <w:marTop w:val="0"/>
      <w:marBottom w:val="0"/>
      <w:divBdr>
        <w:top w:val="none" w:sz="0" w:space="0" w:color="auto"/>
        <w:left w:val="none" w:sz="0" w:space="0" w:color="auto"/>
        <w:bottom w:val="none" w:sz="0" w:space="0" w:color="auto"/>
        <w:right w:val="none" w:sz="0" w:space="0" w:color="auto"/>
      </w:divBdr>
    </w:div>
    <w:div w:id="2096198631">
      <w:bodyDiv w:val="1"/>
      <w:marLeft w:val="0"/>
      <w:marRight w:val="0"/>
      <w:marTop w:val="0"/>
      <w:marBottom w:val="0"/>
      <w:divBdr>
        <w:top w:val="none" w:sz="0" w:space="0" w:color="auto"/>
        <w:left w:val="none" w:sz="0" w:space="0" w:color="auto"/>
        <w:bottom w:val="none" w:sz="0" w:space="0" w:color="auto"/>
        <w:right w:val="none" w:sz="0" w:space="0" w:color="auto"/>
      </w:divBdr>
    </w:div>
    <w:div w:id="2096660378">
      <w:bodyDiv w:val="1"/>
      <w:marLeft w:val="0"/>
      <w:marRight w:val="0"/>
      <w:marTop w:val="0"/>
      <w:marBottom w:val="0"/>
      <w:divBdr>
        <w:top w:val="none" w:sz="0" w:space="0" w:color="auto"/>
        <w:left w:val="none" w:sz="0" w:space="0" w:color="auto"/>
        <w:bottom w:val="none" w:sz="0" w:space="0" w:color="auto"/>
        <w:right w:val="none" w:sz="0" w:space="0" w:color="auto"/>
      </w:divBdr>
    </w:div>
    <w:div w:id="2098482824">
      <w:bodyDiv w:val="1"/>
      <w:marLeft w:val="0"/>
      <w:marRight w:val="0"/>
      <w:marTop w:val="0"/>
      <w:marBottom w:val="0"/>
      <w:divBdr>
        <w:top w:val="none" w:sz="0" w:space="0" w:color="auto"/>
        <w:left w:val="none" w:sz="0" w:space="0" w:color="auto"/>
        <w:bottom w:val="none" w:sz="0" w:space="0" w:color="auto"/>
        <w:right w:val="none" w:sz="0" w:space="0" w:color="auto"/>
      </w:divBdr>
    </w:div>
    <w:div w:id="2128616990">
      <w:bodyDiv w:val="1"/>
      <w:marLeft w:val="0"/>
      <w:marRight w:val="0"/>
      <w:marTop w:val="0"/>
      <w:marBottom w:val="0"/>
      <w:divBdr>
        <w:top w:val="none" w:sz="0" w:space="0" w:color="auto"/>
        <w:left w:val="none" w:sz="0" w:space="0" w:color="auto"/>
        <w:bottom w:val="none" w:sz="0" w:space="0" w:color="auto"/>
        <w:right w:val="none" w:sz="0" w:space="0" w:color="auto"/>
      </w:divBdr>
    </w:div>
    <w:div w:id="2129159983">
      <w:bodyDiv w:val="1"/>
      <w:marLeft w:val="0"/>
      <w:marRight w:val="0"/>
      <w:marTop w:val="0"/>
      <w:marBottom w:val="0"/>
      <w:divBdr>
        <w:top w:val="none" w:sz="0" w:space="0" w:color="auto"/>
        <w:left w:val="none" w:sz="0" w:space="0" w:color="auto"/>
        <w:bottom w:val="none" w:sz="0" w:space="0" w:color="auto"/>
        <w:right w:val="none" w:sz="0" w:space="0" w:color="auto"/>
      </w:divBdr>
    </w:div>
    <w:div w:id="2132285192">
      <w:bodyDiv w:val="1"/>
      <w:marLeft w:val="0"/>
      <w:marRight w:val="0"/>
      <w:marTop w:val="0"/>
      <w:marBottom w:val="0"/>
      <w:divBdr>
        <w:top w:val="none" w:sz="0" w:space="0" w:color="auto"/>
        <w:left w:val="none" w:sz="0" w:space="0" w:color="auto"/>
        <w:bottom w:val="none" w:sz="0" w:space="0" w:color="auto"/>
        <w:right w:val="none" w:sz="0" w:space="0" w:color="auto"/>
      </w:divBdr>
    </w:div>
    <w:div w:id="2132626690">
      <w:bodyDiv w:val="1"/>
      <w:marLeft w:val="0"/>
      <w:marRight w:val="0"/>
      <w:marTop w:val="0"/>
      <w:marBottom w:val="0"/>
      <w:divBdr>
        <w:top w:val="none" w:sz="0" w:space="0" w:color="auto"/>
        <w:left w:val="none" w:sz="0" w:space="0" w:color="auto"/>
        <w:bottom w:val="none" w:sz="0" w:space="0" w:color="auto"/>
        <w:right w:val="none" w:sz="0" w:space="0" w:color="auto"/>
      </w:divBdr>
    </w:div>
    <w:div w:id="2145269819">
      <w:bodyDiv w:val="1"/>
      <w:marLeft w:val="0"/>
      <w:marRight w:val="0"/>
      <w:marTop w:val="0"/>
      <w:marBottom w:val="0"/>
      <w:divBdr>
        <w:top w:val="none" w:sz="0" w:space="0" w:color="auto"/>
        <w:left w:val="none" w:sz="0" w:space="0" w:color="auto"/>
        <w:bottom w:val="none" w:sz="0" w:space="0" w:color="auto"/>
        <w:right w:val="none" w:sz="0" w:space="0" w:color="auto"/>
      </w:divBdr>
    </w:div>
    <w:div w:id="2145275388">
      <w:bodyDiv w:val="1"/>
      <w:marLeft w:val="0"/>
      <w:marRight w:val="0"/>
      <w:marTop w:val="0"/>
      <w:marBottom w:val="0"/>
      <w:divBdr>
        <w:top w:val="none" w:sz="0" w:space="0" w:color="auto"/>
        <w:left w:val="none" w:sz="0" w:space="0" w:color="auto"/>
        <w:bottom w:val="none" w:sz="0" w:space="0" w:color="auto"/>
        <w:right w:val="none" w:sz="0" w:space="0" w:color="auto"/>
      </w:divBdr>
    </w:div>
    <w:div w:id="2146922626">
      <w:bodyDiv w:val="1"/>
      <w:marLeft w:val="0"/>
      <w:marRight w:val="0"/>
      <w:marTop w:val="0"/>
      <w:marBottom w:val="0"/>
      <w:divBdr>
        <w:top w:val="none" w:sz="0" w:space="0" w:color="auto"/>
        <w:left w:val="none" w:sz="0" w:space="0" w:color="auto"/>
        <w:bottom w:val="none" w:sz="0" w:space="0" w:color="auto"/>
        <w:right w:val="none" w:sz="0" w:space="0" w:color="auto"/>
      </w:divBdr>
    </w:div>
    <w:div w:id="2146970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tandfonline.com/doi/full/10.1080/08839514.2019.1637138" TargetMode="External"/><Relationship Id="rId7" Type="http://schemas.openxmlformats.org/officeDocument/2006/relationships/hyperlink" Target="https://scholar.google.com/scholar?hl=en&amp;as_sdt=0%2C5&amp;q=Dealing+with+Missing+Values+in+Data&amp;btnG=" TargetMode="External"/><Relationship Id="rId2" Type="http://schemas.openxmlformats.org/officeDocument/2006/relationships/hyperlink" Target="https://medium.com/@nahmed3536/the-motivation-for-train-test-split-2b1837f596c3" TargetMode="External"/><Relationship Id="rId1" Type="http://schemas.openxmlformats.org/officeDocument/2006/relationships/hyperlink" Target="https://academic.oup.com/jrsssb/article/67/2/301/7109482" TargetMode="External"/><Relationship Id="rId6" Type="http://schemas.openxmlformats.org/officeDocument/2006/relationships/hyperlink" Target="https://ieeexplore.ieee.org/document/7823957?denied=" TargetMode="External"/><Relationship Id="rId5" Type="http://schemas.openxmlformats.org/officeDocument/2006/relationships/hyperlink" Target="https://www.semanticscholar.org/paper/A-Distance-Threshold-kNN-Method-for-Imputing-Data-Cheng-Huang/f76eb34c8db288bf390f0f136d8d3ed047b52920" TargetMode="External"/><Relationship Id="rId4" Type="http://schemas.openxmlformats.org/officeDocument/2006/relationships/hyperlink" Target="https://ieeexplore.ieee.org/document/7823957?denied="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hyperlink" Target="https://www.ibm.com/topics/decision-trees" TargetMode="External"/><Relationship Id="rId84" Type="http://schemas.openxmlformats.org/officeDocument/2006/relationships/hyperlink" Target="https://papers.ssrn.com/sol3/papers.cfm?abstract_id=3790200." TargetMode="External"/><Relationship Id="rId89" Type="http://schemas.openxmlformats.org/officeDocument/2006/relationships/hyperlink" Target="https://ogre51.medium.com/time-series-forecasting-a-comparative-analysis-of-sarimax-and-xgboost-algorithms-7cac99685564." TargetMode="External"/><Relationship Id="rId16" Type="http://schemas.openxmlformats.org/officeDocument/2006/relationships/image" Target="media/image5.emf"/><Relationship Id="rId11" Type="http://schemas.openxmlformats.org/officeDocument/2006/relationships/image" Target="media/image1.jpg"/><Relationship Id="rId32" Type="http://schemas.microsoft.com/office/2016/09/relationships/commentsIds" Target="commentsIds.xml"/><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yperlink" Target="https://www.capitalone.com/tech/machine-learning/understanding-arima-models/" TargetMode="External"/><Relationship Id="rId79" Type="http://schemas.openxmlformats.org/officeDocument/2006/relationships/hyperlink" Target="https://www.wallstreetmojo.com/mean/" TargetMode="External"/><Relationship Id="rId5" Type="http://schemas.openxmlformats.org/officeDocument/2006/relationships/numbering" Target="numbering.xml"/><Relationship Id="rId90" Type="http://schemas.openxmlformats.org/officeDocument/2006/relationships/hyperlink" Target="https://medium.com/@satyavishnumolakala/linear-regression-pros-cons-62085314aef0." TargetMode="External"/><Relationship Id="rId95" Type="http://schemas.openxmlformats.org/officeDocument/2006/relationships/fontTable" Target="fontTable.xml"/><Relationship Id="rId22" Type="http://schemas.openxmlformats.org/officeDocument/2006/relationships/image" Target="media/image11.emf"/><Relationship Id="rId27" Type="http://schemas.openxmlformats.org/officeDocument/2006/relationships/image" Target="media/image16.emf"/><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hyperlink" Target="https://www.wallstreetmojo.com/standard-deviation-examples/" TargetMode="External"/><Relationship Id="rId80" Type="http://schemas.openxmlformats.org/officeDocument/2006/relationships/hyperlink" Target="https://scholar.google.com/scholar?hl=en&amp;as_sdt=0%2C5&amp;q=Dealing+with+Missing+Values+in+Data&amp;btnG=." TargetMode="External"/><Relationship Id="rId85" Type="http://schemas.openxmlformats.org/officeDocument/2006/relationships/hyperlink" Target="https://datascience.stackexchange.com/questions/118212/how-to-calculate-accuracy-of-a-logistic-regression"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emf"/><Relationship Id="rId25" Type="http://schemas.openxmlformats.org/officeDocument/2006/relationships/image" Target="media/image14.emf"/><Relationship Id="rId33" Type="http://schemas.microsoft.com/office/2018/08/relationships/commentsExtensible" Target="commentsExtensible.xm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www.stat.cmu.edu/~cshalizi/uADA/12/lectures/ch12.pdf." TargetMode="External"/><Relationship Id="rId20" Type="http://schemas.openxmlformats.org/officeDocument/2006/relationships/image" Target="media/image9.emf"/><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s://www.mdpi.com/2571-9394/3/3/37." TargetMode="External"/><Relationship Id="rId75" Type="http://schemas.openxmlformats.org/officeDocument/2006/relationships/hyperlink" Target="https://doi.org/10.1023/A:1010933404324." TargetMode="External"/><Relationship Id="rId83" Type="http://schemas.openxmlformats.org/officeDocument/2006/relationships/hyperlink" Target="https://www.simplypsychology.org/z-score.html" TargetMode="External"/><Relationship Id="rId88" Type="http://schemas.openxmlformats.org/officeDocument/2006/relationships/hyperlink" Target="https://www.mdpi.com/2306-5729/7/2/16." TargetMode="External"/><Relationship Id="rId91" Type="http://schemas.openxmlformats.org/officeDocument/2006/relationships/hyperlink" Target="https://arize.com/blog-course/f1-score/" TargetMode="External"/><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microsoft.com/office/2011/relationships/commentsExtended" Target="commentsExtended.xm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s://www.wallstreetmojo.com/time-series-analysis/" TargetMode="External"/><Relationship Id="rId78" Type="http://schemas.openxmlformats.org/officeDocument/2006/relationships/hyperlink" Target="https://towardsdatascience.com/time-series-in-python-exponential-smoothing-and-arima-processes-2c67f2a52788" TargetMode="External"/><Relationship Id="rId81" Type="http://schemas.openxmlformats.org/officeDocument/2006/relationships/hyperlink" Target="https://api.semanticscholar.org/CorpusID:18033167." TargetMode="External"/><Relationship Id="rId86" Type="http://schemas.openxmlformats.org/officeDocument/2006/relationships/hyperlink" Target="https://medium.com/swlh/predictive-modelling-using-linear-regression-e0e399dc4745." TargetMode="External"/><Relationship Id="rId94" Type="http://schemas.openxmlformats.org/officeDocument/2006/relationships/hyperlink" Target="https://academic.oup.com/jrsssb/article/67/2/301/7109482"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emf"/><Relationship Id="rId18" Type="http://schemas.openxmlformats.org/officeDocument/2006/relationships/image" Target="media/image7.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api.semanticscholar.org/CorpusID:257396142." TargetMode="External"/><Relationship Id="rId97" Type="http://schemas.openxmlformats.org/officeDocument/2006/relationships/glossaryDocument" Target="glossary/document.xml"/><Relationship Id="rId7" Type="http://schemas.openxmlformats.org/officeDocument/2006/relationships/settings" Target="settings.xml"/><Relationship Id="rId71" Type="http://schemas.openxmlformats.org/officeDocument/2006/relationships/hyperlink" Target="https://doi.org/10.1080/11356405.2017.1365426." TargetMode="External"/><Relationship Id="rId92" Type="http://schemas.openxmlformats.org/officeDocument/2006/relationships/hyperlink" Target="https://medium.com/@theclickreader/decision-tree-regression-explained-with-implementation-in-python-1e6e48aa7a47." TargetMode="External"/><Relationship Id="rId2" Type="http://schemas.openxmlformats.org/officeDocument/2006/relationships/customXml" Target="../customXml/item2.xml"/><Relationship Id="rId29" Type="http://schemas.openxmlformats.org/officeDocument/2006/relationships/image" Target="media/image18.emf"/><Relationship Id="rId24" Type="http://schemas.openxmlformats.org/officeDocument/2006/relationships/image" Target="media/image13.emf"/><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s://joaquinamatrodrigo.github.io/skforecast/0.7.0/user_guides/forecasting-sarimax-arima.html." TargetMode="External"/><Relationship Id="rId87" Type="http://schemas.openxmlformats.org/officeDocument/2006/relationships/hyperlink" Target="https://link.springer.com/article/10.1007/s00704-019-03048-8." TargetMode="External"/><Relationship Id="rId61" Type="http://schemas.openxmlformats.org/officeDocument/2006/relationships/image" Target="media/image46.png"/><Relationship Id="rId82" Type="http://schemas.openxmlformats.org/officeDocument/2006/relationships/hyperlink" Target="https://medium.com/@nikhilmalkari18/exponential-smoothing-a-method-for-time-series-forecasting-7ea35ca2c781." TargetMode="External"/><Relationship Id="rId19" Type="http://schemas.openxmlformats.org/officeDocument/2006/relationships/image" Target="media/image8.emf"/><Relationship Id="rId14" Type="http://schemas.openxmlformats.org/officeDocument/2006/relationships/image" Target="media/image3.png"/><Relationship Id="rId30" Type="http://schemas.openxmlformats.org/officeDocument/2006/relationships/comments" Target="comments.xml"/><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hyperlink" Target="https://medium.com/@shruti.dhumne/elastic-net-regression-detailed-guide-99dce30b8e6e." TargetMode="External"/><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hyperlink" Target="https://onlinelibrary.wiley.com/doi/abs/10.1111/j.1467-842X.2001.tb00294.x." TargetMode="External"/><Relationship Id="rId93" Type="http://schemas.openxmlformats.org/officeDocument/2006/relationships/hyperlink" Target="https://onlinelibrary.wiley.com/doi/full/10.1002/sam.11583." TargetMode="External"/><Relationship Id="rId9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1F37BB067BC47DC902380C719D014FB"/>
        <w:category>
          <w:name w:val="General"/>
          <w:gallery w:val="placeholder"/>
        </w:category>
        <w:types>
          <w:type w:val="bbPlcHdr"/>
        </w:types>
        <w:behaviors>
          <w:behavior w:val="content"/>
        </w:behaviors>
        <w:guid w:val="{3D17EBDD-75EA-4BB6-AE5B-C8BB71D45AA9}"/>
      </w:docPartPr>
      <w:docPartBody>
        <w:p w:rsidR="00562516" w:rsidRDefault="00000000">
          <w:pPr>
            <w:pStyle w:val="E1F37BB067BC47DC902380C719D014FB"/>
          </w:pPr>
          <w:r w:rsidRPr="00CF76AA">
            <w:rPr>
              <w:rStyle w:val="PlaceholderText"/>
            </w:rPr>
            <w:t>Formatting...</w:t>
          </w:r>
        </w:p>
      </w:docPartBody>
    </w:docPart>
    <w:docPart>
      <w:docPartPr>
        <w:name w:val="621F1445CCFF4725B959007C1E69F54D"/>
        <w:category>
          <w:name w:val="General"/>
          <w:gallery w:val="placeholder"/>
        </w:category>
        <w:types>
          <w:type w:val="bbPlcHdr"/>
        </w:types>
        <w:behaviors>
          <w:behavior w:val="content"/>
        </w:behaviors>
        <w:guid w:val="{EAC12CFF-FF5B-4784-97D1-ADB84941212F}"/>
      </w:docPartPr>
      <w:docPartBody>
        <w:p w:rsidR="00562516" w:rsidRDefault="00000000">
          <w:pPr>
            <w:pStyle w:val="621F1445CCFF4725B959007C1E69F54D"/>
          </w:pPr>
          <w:r w:rsidRPr="00583010">
            <w:rPr>
              <w:rStyle w:val="PlaceholderText"/>
            </w:rPr>
            <w:t>Formatting...</w:t>
          </w:r>
        </w:p>
      </w:docPartBody>
    </w:docPart>
    <w:docPart>
      <w:docPartPr>
        <w:name w:val="002123477B414AFC80888A2EAFF8DEC9"/>
        <w:category>
          <w:name w:val="General"/>
          <w:gallery w:val="placeholder"/>
        </w:category>
        <w:types>
          <w:type w:val="bbPlcHdr"/>
        </w:types>
        <w:behaviors>
          <w:behavior w:val="content"/>
        </w:behaviors>
        <w:guid w:val="{B46A5133-9674-4E11-82AF-4AA4A786EB53}"/>
      </w:docPartPr>
      <w:docPartBody>
        <w:p w:rsidR="00562516" w:rsidRDefault="00000000">
          <w:pPr>
            <w:pStyle w:val="002123477B414AFC80888A2EAFF8DEC9"/>
          </w:pPr>
          <w:r w:rsidRPr="00583010">
            <w:rPr>
              <w:rStyle w:val="PlaceholderText"/>
            </w:rPr>
            <w:t>Formatting...</w:t>
          </w:r>
        </w:p>
      </w:docPartBody>
    </w:docPart>
    <w:docPart>
      <w:docPartPr>
        <w:name w:val="6B856CA8D24D4FA2A6042CFC32F7E78C"/>
        <w:category>
          <w:name w:val="General"/>
          <w:gallery w:val="placeholder"/>
        </w:category>
        <w:types>
          <w:type w:val="bbPlcHdr"/>
        </w:types>
        <w:behaviors>
          <w:behavior w:val="content"/>
        </w:behaviors>
        <w:guid w:val="{D5D355FB-6BEC-47FB-90FF-DBF73FDD6365}"/>
      </w:docPartPr>
      <w:docPartBody>
        <w:p w:rsidR="00562516" w:rsidRDefault="00000000">
          <w:pPr>
            <w:pStyle w:val="6B856CA8D24D4FA2A6042CFC32F7E78C"/>
          </w:pPr>
          <w:r w:rsidRPr="00583010">
            <w:rPr>
              <w:rStyle w:val="PlaceholderText"/>
            </w:rPr>
            <w:t>Formatting...</w:t>
          </w:r>
        </w:p>
      </w:docPartBody>
    </w:docPart>
    <w:docPart>
      <w:docPartPr>
        <w:name w:val="AD6279874614493A9D62AE705C6D4F1E"/>
        <w:category>
          <w:name w:val="General"/>
          <w:gallery w:val="placeholder"/>
        </w:category>
        <w:types>
          <w:type w:val="bbPlcHdr"/>
        </w:types>
        <w:behaviors>
          <w:behavior w:val="content"/>
        </w:behaviors>
        <w:guid w:val="{1EF5C7D0-CA2F-49A4-9735-27422035EB99}"/>
      </w:docPartPr>
      <w:docPartBody>
        <w:p w:rsidR="00562516" w:rsidRDefault="00AF397C" w:rsidP="00AF397C">
          <w:pPr>
            <w:pStyle w:val="AD6279874614493A9D62AE705C6D4F1E"/>
          </w:pPr>
          <w:r w:rsidRPr="00583010">
            <w:rPr>
              <w:rStyle w:val="PlaceholderText"/>
            </w:rPr>
            <w:t>Formatting...</w:t>
          </w:r>
        </w:p>
      </w:docPartBody>
    </w:docPart>
    <w:docPart>
      <w:docPartPr>
        <w:name w:val="B5491C175081416197AD21B7757969FB"/>
        <w:category>
          <w:name w:val="General"/>
          <w:gallery w:val="placeholder"/>
        </w:category>
        <w:types>
          <w:type w:val="bbPlcHdr"/>
        </w:types>
        <w:behaviors>
          <w:behavior w:val="content"/>
        </w:behaviors>
        <w:guid w:val="{28107DDB-A7E7-440A-9205-374C63B80D84}"/>
      </w:docPartPr>
      <w:docPartBody>
        <w:p w:rsidR="00562516" w:rsidRDefault="00AF397C" w:rsidP="00AF397C">
          <w:pPr>
            <w:pStyle w:val="B5491C175081416197AD21B7757969FB"/>
          </w:pPr>
          <w:r w:rsidRPr="00583010">
            <w:rPr>
              <w:rStyle w:val="PlaceholderText"/>
            </w:rPr>
            <w:t>Formatting...</w:t>
          </w:r>
        </w:p>
      </w:docPartBody>
    </w:docPart>
    <w:docPart>
      <w:docPartPr>
        <w:name w:val="0F3DB1F89DF44FA4B20977EC47755CF3"/>
        <w:category>
          <w:name w:val="General"/>
          <w:gallery w:val="placeholder"/>
        </w:category>
        <w:types>
          <w:type w:val="bbPlcHdr"/>
        </w:types>
        <w:behaviors>
          <w:behavior w:val="content"/>
        </w:behaviors>
        <w:guid w:val="{694D458D-D1E2-40C0-94AE-45F768E2FE65}"/>
      </w:docPartPr>
      <w:docPartBody>
        <w:p w:rsidR="00562516" w:rsidRDefault="00AF397C" w:rsidP="00AF397C">
          <w:pPr>
            <w:pStyle w:val="0F3DB1F89DF44FA4B20977EC47755CF3"/>
          </w:pPr>
          <w:r w:rsidRPr="00583010">
            <w:rPr>
              <w:rStyle w:val="PlaceholderText"/>
            </w:rPr>
            <w:t>Formatting...</w:t>
          </w:r>
        </w:p>
      </w:docPartBody>
    </w:docPart>
    <w:docPart>
      <w:docPartPr>
        <w:name w:val="088C428594084A47860819A1FA87AD96"/>
        <w:category>
          <w:name w:val="General"/>
          <w:gallery w:val="placeholder"/>
        </w:category>
        <w:types>
          <w:type w:val="bbPlcHdr"/>
        </w:types>
        <w:behaviors>
          <w:behavior w:val="content"/>
        </w:behaviors>
        <w:guid w:val="{78D32F0A-7ED8-4802-A116-D03E8C9C7609}"/>
      </w:docPartPr>
      <w:docPartBody>
        <w:p w:rsidR="00562516" w:rsidRDefault="00AF397C" w:rsidP="00AF397C">
          <w:pPr>
            <w:pStyle w:val="088C428594084A47860819A1FA87AD96"/>
          </w:pPr>
          <w:r w:rsidRPr="00583010">
            <w:rPr>
              <w:rStyle w:val="PlaceholderText"/>
            </w:rPr>
            <w:t>Formatting...</w:t>
          </w:r>
        </w:p>
      </w:docPartBody>
    </w:docPart>
    <w:docPart>
      <w:docPartPr>
        <w:name w:val="F01F918BF495477B9904C44A6AE07F4D"/>
        <w:category>
          <w:name w:val="General"/>
          <w:gallery w:val="placeholder"/>
        </w:category>
        <w:types>
          <w:type w:val="bbPlcHdr"/>
        </w:types>
        <w:behaviors>
          <w:behavior w:val="content"/>
        </w:behaviors>
        <w:guid w:val="{8BDCA37C-4C26-4F54-802E-C27C1F794BCF}"/>
      </w:docPartPr>
      <w:docPartBody>
        <w:p w:rsidR="00562516" w:rsidRDefault="00AF397C" w:rsidP="00AF397C">
          <w:pPr>
            <w:pStyle w:val="F01F918BF495477B9904C44A6AE07F4D"/>
          </w:pPr>
          <w:r w:rsidRPr="00583010">
            <w:rPr>
              <w:rStyle w:val="PlaceholderText"/>
            </w:rPr>
            <w:t>Formatting...</w:t>
          </w:r>
        </w:p>
      </w:docPartBody>
    </w:docPart>
    <w:docPart>
      <w:docPartPr>
        <w:name w:val="6DDA7CC306484AA68DB3E415058B39E3"/>
        <w:category>
          <w:name w:val="General"/>
          <w:gallery w:val="placeholder"/>
        </w:category>
        <w:types>
          <w:type w:val="bbPlcHdr"/>
        </w:types>
        <w:behaviors>
          <w:behavior w:val="content"/>
        </w:behaviors>
        <w:guid w:val="{27FF8CD8-5A2B-4F17-B4FA-CF364000B904}"/>
      </w:docPartPr>
      <w:docPartBody>
        <w:p w:rsidR="00562516" w:rsidRDefault="00AF397C" w:rsidP="00AF397C">
          <w:pPr>
            <w:pStyle w:val="6DDA7CC306484AA68DB3E415058B39E3"/>
          </w:pPr>
          <w:r w:rsidRPr="00583010">
            <w:rPr>
              <w:rStyle w:val="PlaceholderText"/>
            </w:rPr>
            <w:t>Formatting...</w:t>
          </w:r>
        </w:p>
      </w:docPartBody>
    </w:docPart>
    <w:docPart>
      <w:docPartPr>
        <w:name w:val="89F9977DBD434ACA914C63725DF14D26"/>
        <w:category>
          <w:name w:val="General"/>
          <w:gallery w:val="placeholder"/>
        </w:category>
        <w:types>
          <w:type w:val="bbPlcHdr"/>
        </w:types>
        <w:behaviors>
          <w:behavior w:val="content"/>
        </w:behaviors>
        <w:guid w:val="{8B21D0DB-CCCE-489D-8656-521A6C851715}"/>
      </w:docPartPr>
      <w:docPartBody>
        <w:p w:rsidR="00562516" w:rsidRDefault="00AF397C" w:rsidP="00AF397C">
          <w:pPr>
            <w:pStyle w:val="89F9977DBD434ACA914C63725DF14D26"/>
          </w:pPr>
          <w:r w:rsidRPr="00583010">
            <w:rPr>
              <w:rStyle w:val="PlaceholderText"/>
            </w:rPr>
            <w:t>Formatting...</w:t>
          </w:r>
        </w:p>
      </w:docPartBody>
    </w:docPart>
    <w:docPart>
      <w:docPartPr>
        <w:name w:val="964BF20E47C243A793F309C03B425ED5"/>
        <w:category>
          <w:name w:val="General"/>
          <w:gallery w:val="placeholder"/>
        </w:category>
        <w:types>
          <w:type w:val="bbPlcHdr"/>
        </w:types>
        <w:behaviors>
          <w:behavior w:val="content"/>
        </w:behaviors>
        <w:guid w:val="{9B13A85D-B3EA-49ED-B1A1-5276E13B0CFF}"/>
      </w:docPartPr>
      <w:docPartBody>
        <w:p w:rsidR="00562516" w:rsidRDefault="00AF397C" w:rsidP="00AF397C">
          <w:pPr>
            <w:pStyle w:val="964BF20E47C243A793F309C03B425ED5"/>
          </w:pPr>
          <w:r w:rsidRPr="00583010">
            <w:rPr>
              <w:rStyle w:val="PlaceholderText"/>
            </w:rPr>
            <w:t>Formatting...</w:t>
          </w:r>
        </w:p>
      </w:docPartBody>
    </w:docPart>
    <w:docPart>
      <w:docPartPr>
        <w:name w:val="12D531218D1444D195F1DD0759A374E3"/>
        <w:category>
          <w:name w:val="General"/>
          <w:gallery w:val="placeholder"/>
        </w:category>
        <w:types>
          <w:type w:val="bbPlcHdr"/>
        </w:types>
        <w:behaviors>
          <w:behavior w:val="content"/>
        </w:behaviors>
        <w:guid w:val="{314F20BF-1B71-4717-A13F-0F3C6AD23A6C}"/>
      </w:docPartPr>
      <w:docPartBody>
        <w:p w:rsidR="00562516" w:rsidRDefault="00AF397C" w:rsidP="00AF397C">
          <w:pPr>
            <w:pStyle w:val="12D531218D1444D195F1DD0759A374E3"/>
          </w:pPr>
          <w:r w:rsidRPr="00583010">
            <w:rPr>
              <w:rStyle w:val="PlaceholderText"/>
            </w:rPr>
            <w:t>Formatting...</w:t>
          </w:r>
        </w:p>
      </w:docPartBody>
    </w:docPart>
    <w:docPart>
      <w:docPartPr>
        <w:name w:val="3F7C5C6265C64383851668938F41BB49"/>
        <w:category>
          <w:name w:val="General"/>
          <w:gallery w:val="placeholder"/>
        </w:category>
        <w:types>
          <w:type w:val="bbPlcHdr"/>
        </w:types>
        <w:behaviors>
          <w:behavior w:val="content"/>
        </w:behaviors>
        <w:guid w:val="{D26878E4-4639-416F-AE47-863A30B0192C}"/>
      </w:docPartPr>
      <w:docPartBody>
        <w:p w:rsidR="00562516" w:rsidRDefault="00AF397C" w:rsidP="00AF397C">
          <w:pPr>
            <w:pStyle w:val="3F7C5C6265C64383851668938F41BB49"/>
          </w:pPr>
          <w:r w:rsidRPr="00583010">
            <w:rPr>
              <w:rStyle w:val="PlaceholderText"/>
            </w:rPr>
            <w:t>Formatting...</w:t>
          </w:r>
        </w:p>
      </w:docPartBody>
    </w:docPart>
    <w:docPart>
      <w:docPartPr>
        <w:name w:val="5C5962185FC4457E8F3A3C7C4CB19D82"/>
        <w:category>
          <w:name w:val="General"/>
          <w:gallery w:val="placeholder"/>
        </w:category>
        <w:types>
          <w:type w:val="bbPlcHdr"/>
        </w:types>
        <w:behaviors>
          <w:behavior w:val="content"/>
        </w:behaviors>
        <w:guid w:val="{7B02DF65-33D1-46F2-811C-3BC1B232B615}"/>
      </w:docPartPr>
      <w:docPartBody>
        <w:p w:rsidR="00562516" w:rsidRDefault="00AF397C" w:rsidP="00AF397C">
          <w:pPr>
            <w:pStyle w:val="5C5962185FC4457E8F3A3C7C4CB19D82"/>
          </w:pPr>
          <w:r w:rsidRPr="00583010">
            <w:rPr>
              <w:rStyle w:val="PlaceholderText"/>
            </w:rPr>
            <w:t>Formatting...</w:t>
          </w:r>
        </w:p>
      </w:docPartBody>
    </w:docPart>
    <w:docPart>
      <w:docPartPr>
        <w:name w:val="31D5E62535CD4269BF13FA3FE3B2B1F3"/>
        <w:category>
          <w:name w:val="General"/>
          <w:gallery w:val="placeholder"/>
        </w:category>
        <w:types>
          <w:type w:val="bbPlcHdr"/>
        </w:types>
        <w:behaviors>
          <w:behavior w:val="content"/>
        </w:behaviors>
        <w:guid w:val="{3FCB253F-ACCC-4CFD-B16B-3D7C88582C26}"/>
      </w:docPartPr>
      <w:docPartBody>
        <w:p w:rsidR="00562516" w:rsidRDefault="00AF397C" w:rsidP="00AF397C">
          <w:pPr>
            <w:pStyle w:val="31D5E62535CD4269BF13FA3FE3B2B1F3"/>
          </w:pPr>
          <w:r w:rsidRPr="00583010">
            <w:rPr>
              <w:rStyle w:val="PlaceholderText"/>
            </w:rPr>
            <w:t>Formatting...</w:t>
          </w:r>
        </w:p>
      </w:docPartBody>
    </w:docPart>
    <w:docPart>
      <w:docPartPr>
        <w:name w:val="537A5422C87041EE8051D877C502C225"/>
        <w:category>
          <w:name w:val="General"/>
          <w:gallery w:val="placeholder"/>
        </w:category>
        <w:types>
          <w:type w:val="bbPlcHdr"/>
        </w:types>
        <w:behaviors>
          <w:behavior w:val="content"/>
        </w:behaviors>
        <w:guid w:val="{D16712F7-537D-4B11-8E09-65608C2CC2B1}"/>
      </w:docPartPr>
      <w:docPartBody>
        <w:p w:rsidR="00562516" w:rsidRDefault="00AF397C" w:rsidP="00AF397C">
          <w:pPr>
            <w:pStyle w:val="537A5422C87041EE8051D877C502C225"/>
          </w:pPr>
          <w:r w:rsidRPr="00583010">
            <w:rPr>
              <w:rStyle w:val="PlaceholderText"/>
            </w:rPr>
            <w:t>Formatting...</w:t>
          </w:r>
        </w:p>
      </w:docPartBody>
    </w:docPart>
    <w:docPart>
      <w:docPartPr>
        <w:name w:val="427520C64B60429E82165BB1B3CFE4B8"/>
        <w:category>
          <w:name w:val="General"/>
          <w:gallery w:val="placeholder"/>
        </w:category>
        <w:types>
          <w:type w:val="bbPlcHdr"/>
        </w:types>
        <w:behaviors>
          <w:behavior w:val="content"/>
        </w:behaviors>
        <w:guid w:val="{F4A2CF2E-9E9B-4FC1-9ED4-5CDA4694E2A1}"/>
      </w:docPartPr>
      <w:docPartBody>
        <w:p w:rsidR="00562516" w:rsidRDefault="00AF397C" w:rsidP="00AF397C">
          <w:pPr>
            <w:pStyle w:val="427520C64B60429E82165BB1B3CFE4B8"/>
          </w:pPr>
          <w:r w:rsidRPr="00583010">
            <w:rPr>
              <w:rStyle w:val="PlaceholderText"/>
            </w:rPr>
            <w:t>Formatting...</w:t>
          </w:r>
        </w:p>
      </w:docPartBody>
    </w:docPart>
    <w:docPart>
      <w:docPartPr>
        <w:name w:val="8C33902B3C3A4FC183D5677C05CACC29"/>
        <w:category>
          <w:name w:val="General"/>
          <w:gallery w:val="placeholder"/>
        </w:category>
        <w:types>
          <w:type w:val="bbPlcHdr"/>
        </w:types>
        <w:behaviors>
          <w:behavior w:val="content"/>
        </w:behaviors>
        <w:guid w:val="{BA367216-D699-4216-BCEB-209088E300D5}"/>
      </w:docPartPr>
      <w:docPartBody>
        <w:p w:rsidR="00562516" w:rsidRDefault="00AF397C" w:rsidP="00AF397C">
          <w:pPr>
            <w:pStyle w:val="8C33902B3C3A4FC183D5677C05CACC29"/>
          </w:pPr>
          <w:r w:rsidRPr="00583010">
            <w:rPr>
              <w:rStyle w:val="PlaceholderText"/>
            </w:rPr>
            <w:t>Formatting...</w:t>
          </w:r>
        </w:p>
      </w:docPartBody>
    </w:docPart>
    <w:docPart>
      <w:docPartPr>
        <w:name w:val="7D3075F3C3004AC088028F0B05175F79"/>
        <w:category>
          <w:name w:val="General"/>
          <w:gallery w:val="placeholder"/>
        </w:category>
        <w:types>
          <w:type w:val="bbPlcHdr"/>
        </w:types>
        <w:behaviors>
          <w:behavior w:val="content"/>
        </w:behaviors>
        <w:guid w:val="{E4995A35-ACC7-4938-8BB0-9FD6131FB0EA}"/>
      </w:docPartPr>
      <w:docPartBody>
        <w:p w:rsidR="00562516" w:rsidRDefault="00AF397C" w:rsidP="00AF397C">
          <w:pPr>
            <w:pStyle w:val="7D3075F3C3004AC088028F0B05175F79"/>
          </w:pPr>
          <w:r w:rsidRPr="00583010">
            <w:rPr>
              <w:rStyle w:val="PlaceholderText"/>
            </w:rPr>
            <w:t>Formatting...</w:t>
          </w:r>
        </w:p>
      </w:docPartBody>
    </w:docPart>
    <w:docPart>
      <w:docPartPr>
        <w:name w:val="F412E6FCAECA40A29945BACD3F620C6F"/>
        <w:category>
          <w:name w:val="General"/>
          <w:gallery w:val="placeholder"/>
        </w:category>
        <w:types>
          <w:type w:val="bbPlcHdr"/>
        </w:types>
        <w:behaviors>
          <w:behavior w:val="content"/>
        </w:behaviors>
        <w:guid w:val="{FEEA727D-EA07-454A-A1EE-0BAB192653A9}"/>
      </w:docPartPr>
      <w:docPartBody>
        <w:p w:rsidR="00562516" w:rsidRDefault="00000000">
          <w:pPr>
            <w:pStyle w:val="F412E6FCAECA40A29945BACD3F620C6F"/>
          </w:pPr>
          <w:r w:rsidRPr="00583010">
            <w:rPr>
              <w:rStyle w:val="PlaceholderText"/>
            </w:rPr>
            <w:t>Formatting...</w:t>
          </w:r>
        </w:p>
      </w:docPartBody>
    </w:docPart>
    <w:docPart>
      <w:docPartPr>
        <w:name w:val="47C71566774A4B34BC898D0C2DD18BE1"/>
        <w:category>
          <w:name w:val="General"/>
          <w:gallery w:val="placeholder"/>
        </w:category>
        <w:types>
          <w:type w:val="bbPlcHdr"/>
        </w:types>
        <w:behaviors>
          <w:behavior w:val="content"/>
        </w:behaviors>
        <w:guid w:val="{6E03F567-D6E6-4215-A8C0-8530DC1968B9}"/>
      </w:docPartPr>
      <w:docPartBody>
        <w:p w:rsidR="00562516" w:rsidRDefault="00000000">
          <w:pPr>
            <w:pStyle w:val="47C71566774A4B34BC898D0C2DD18BE1"/>
          </w:pPr>
          <w:r w:rsidRPr="00583010">
            <w:rPr>
              <w:rStyle w:val="PlaceholderText"/>
            </w:rPr>
            <w:t>Formatting...</w:t>
          </w:r>
        </w:p>
      </w:docPartBody>
    </w:docPart>
    <w:docPart>
      <w:docPartPr>
        <w:name w:val="7C78C2925DB1499F83D1A2C75DAF5FE6"/>
        <w:category>
          <w:name w:val="General"/>
          <w:gallery w:val="placeholder"/>
        </w:category>
        <w:types>
          <w:type w:val="bbPlcHdr"/>
        </w:types>
        <w:behaviors>
          <w:behavior w:val="content"/>
        </w:behaviors>
        <w:guid w:val="{DD0AC32A-5000-4079-9FF9-E95F10A54DDB}"/>
      </w:docPartPr>
      <w:docPartBody>
        <w:p w:rsidR="00562516" w:rsidRDefault="00000000">
          <w:pPr>
            <w:pStyle w:val="7C78C2925DB1499F83D1A2C75DAF5FE6"/>
          </w:pPr>
          <w:r w:rsidRPr="00583010">
            <w:rPr>
              <w:rStyle w:val="PlaceholderText"/>
            </w:rPr>
            <w:t>Formatting...</w:t>
          </w:r>
        </w:p>
      </w:docPartBody>
    </w:docPart>
    <w:docPart>
      <w:docPartPr>
        <w:name w:val="B8E1080CA1704B4BBDD92563BE0C5218"/>
        <w:category>
          <w:name w:val="General"/>
          <w:gallery w:val="placeholder"/>
        </w:category>
        <w:types>
          <w:type w:val="bbPlcHdr"/>
        </w:types>
        <w:behaviors>
          <w:behavior w:val="content"/>
        </w:behaviors>
        <w:guid w:val="{58FAC5FC-2EF9-4600-A820-2D0BCC51EACA}"/>
      </w:docPartPr>
      <w:docPartBody>
        <w:p w:rsidR="00562516" w:rsidRDefault="00000000">
          <w:pPr>
            <w:pStyle w:val="B8E1080CA1704B4BBDD92563BE0C5218"/>
          </w:pPr>
          <w:r w:rsidRPr="00583010">
            <w:rPr>
              <w:rStyle w:val="PlaceholderText"/>
            </w:rPr>
            <w:t>Formatting...</w:t>
          </w:r>
        </w:p>
      </w:docPartBody>
    </w:docPart>
    <w:docPart>
      <w:docPartPr>
        <w:name w:val="D9493B1C691D495F9E0B2796EEDB10A4"/>
        <w:category>
          <w:name w:val="General"/>
          <w:gallery w:val="placeholder"/>
        </w:category>
        <w:types>
          <w:type w:val="bbPlcHdr"/>
        </w:types>
        <w:behaviors>
          <w:behavior w:val="content"/>
        </w:behaviors>
        <w:guid w:val="{7CA85E25-619E-4A8D-B524-04AB044C98E6}"/>
      </w:docPartPr>
      <w:docPartBody>
        <w:p w:rsidR="00562516" w:rsidRDefault="00000000">
          <w:pPr>
            <w:pStyle w:val="D9493B1C691D495F9E0B2796EEDB10A4"/>
          </w:pPr>
          <w:r w:rsidRPr="00583010">
            <w:rPr>
              <w:rStyle w:val="PlaceholderText"/>
            </w:rPr>
            <w:t>Formatting...</w:t>
          </w:r>
        </w:p>
      </w:docPartBody>
    </w:docPart>
    <w:docPart>
      <w:docPartPr>
        <w:name w:val="861E011514894E37AB1F54FF04DD7220"/>
        <w:category>
          <w:name w:val="General"/>
          <w:gallery w:val="placeholder"/>
        </w:category>
        <w:types>
          <w:type w:val="bbPlcHdr"/>
        </w:types>
        <w:behaviors>
          <w:behavior w:val="content"/>
        </w:behaviors>
        <w:guid w:val="{4745BB24-4D50-4DF4-864C-BBF797DC76D5}"/>
      </w:docPartPr>
      <w:docPartBody>
        <w:p w:rsidR="00562516" w:rsidRDefault="00000000">
          <w:pPr>
            <w:pStyle w:val="861E011514894E37AB1F54FF04DD7220"/>
          </w:pPr>
          <w:r w:rsidRPr="00583010">
            <w:rPr>
              <w:rStyle w:val="PlaceholderText"/>
            </w:rPr>
            <w:t>Formatting...</w:t>
          </w:r>
        </w:p>
      </w:docPartBody>
    </w:docPart>
    <w:docPart>
      <w:docPartPr>
        <w:name w:val="55C72A76AC01490FA2F06A7EF3031A06"/>
        <w:category>
          <w:name w:val="General"/>
          <w:gallery w:val="placeholder"/>
        </w:category>
        <w:types>
          <w:type w:val="bbPlcHdr"/>
        </w:types>
        <w:behaviors>
          <w:behavior w:val="content"/>
        </w:behaviors>
        <w:guid w:val="{2EBAEE3A-B4B5-4F4D-854E-21C2C3A72D10}"/>
      </w:docPartPr>
      <w:docPartBody>
        <w:p w:rsidR="00562516" w:rsidRDefault="00000000">
          <w:pPr>
            <w:pStyle w:val="55C72A76AC01490FA2F06A7EF3031A06"/>
          </w:pPr>
          <w:r w:rsidRPr="00583010">
            <w:rPr>
              <w:rStyle w:val="PlaceholderText"/>
            </w:rPr>
            <w:t>Formatting...</w:t>
          </w:r>
        </w:p>
      </w:docPartBody>
    </w:docPart>
    <w:docPart>
      <w:docPartPr>
        <w:name w:val="30E93030A1B745158C891A55F19B511F"/>
        <w:category>
          <w:name w:val="General"/>
          <w:gallery w:val="placeholder"/>
        </w:category>
        <w:types>
          <w:type w:val="bbPlcHdr"/>
        </w:types>
        <w:behaviors>
          <w:behavior w:val="content"/>
        </w:behaviors>
        <w:guid w:val="{6DFA15F9-A09D-4D28-B942-C13F3F22F2C0}"/>
      </w:docPartPr>
      <w:docPartBody>
        <w:p w:rsidR="00562516" w:rsidRDefault="00000000">
          <w:pPr>
            <w:pStyle w:val="30E93030A1B745158C891A55F19B511F"/>
          </w:pPr>
          <w:r w:rsidRPr="00583010">
            <w:rPr>
              <w:rStyle w:val="PlaceholderText"/>
            </w:rPr>
            <w:t>Formatting...</w:t>
          </w:r>
        </w:p>
      </w:docPartBody>
    </w:docPart>
    <w:docPart>
      <w:docPartPr>
        <w:name w:val="DFEB96CC1B42460FB00BA34A081E628A"/>
        <w:category>
          <w:name w:val="General"/>
          <w:gallery w:val="placeholder"/>
        </w:category>
        <w:types>
          <w:type w:val="bbPlcHdr"/>
        </w:types>
        <w:behaviors>
          <w:behavior w:val="content"/>
        </w:behaviors>
        <w:guid w:val="{12E8BEFE-4EF5-4DD4-8AB8-87BEC7DFD638}"/>
      </w:docPartPr>
      <w:docPartBody>
        <w:p w:rsidR="00562516" w:rsidRDefault="00000000">
          <w:pPr>
            <w:pStyle w:val="DFEB96CC1B42460FB00BA34A081E628A"/>
          </w:pPr>
          <w:r w:rsidRPr="00583010">
            <w:rPr>
              <w:rStyle w:val="PlaceholderText"/>
            </w:rPr>
            <w:t>Formatting...</w:t>
          </w:r>
        </w:p>
      </w:docPartBody>
    </w:docPart>
    <w:docPart>
      <w:docPartPr>
        <w:name w:val="96326AED7B76469DBD57A3A14CB5D935"/>
        <w:category>
          <w:name w:val="General"/>
          <w:gallery w:val="placeholder"/>
        </w:category>
        <w:types>
          <w:type w:val="bbPlcHdr"/>
        </w:types>
        <w:behaviors>
          <w:behavior w:val="content"/>
        </w:behaviors>
        <w:guid w:val="{9DBE3D19-57A5-43D4-8CC5-517E27433C39}"/>
      </w:docPartPr>
      <w:docPartBody>
        <w:p w:rsidR="00562516" w:rsidRDefault="00000000">
          <w:pPr>
            <w:pStyle w:val="96326AED7B76469DBD57A3A14CB5D935"/>
          </w:pPr>
          <w:r w:rsidRPr="00583010">
            <w:rPr>
              <w:rStyle w:val="PlaceholderText"/>
            </w:rPr>
            <w:t>Formatting...</w:t>
          </w:r>
        </w:p>
      </w:docPartBody>
    </w:docPart>
    <w:docPart>
      <w:docPartPr>
        <w:name w:val="1AC051F98F854E93B16A411D5B2711B3"/>
        <w:category>
          <w:name w:val="General"/>
          <w:gallery w:val="placeholder"/>
        </w:category>
        <w:types>
          <w:type w:val="bbPlcHdr"/>
        </w:types>
        <w:behaviors>
          <w:behavior w:val="content"/>
        </w:behaviors>
        <w:guid w:val="{543D7642-990A-446B-9DC2-B699C4C24939}"/>
      </w:docPartPr>
      <w:docPartBody>
        <w:p w:rsidR="00562516" w:rsidRDefault="00000000">
          <w:pPr>
            <w:pStyle w:val="1AC051F98F854E93B16A411D5B2711B3"/>
          </w:pPr>
          <w:r w:rsidRPr="00583010">
            <w:rPr>
              <w:rStyle w:val="PlaceholderText"/>
            </w:rPr>
            <w:t>Formatting...</w:t>
          </w:r>
        </w:p>
      </w:docPartBody>
    </w:docPart>
    <w:docPart>
      <w:docPartPr>
        <w:name w:val="6F1DA11228C941918D09B99FB547D6C5"/>
        <w:category>
          <w:name w:val="General"/>
          <w:gallery w:val="placeholder"/>
        </w:category>
        <w:types>
          <w:type w:val="bbPlcHdr"/>
        </w:types>
        <w:behaviors>
          <w:behavior w:val="content"/>
        </w:behaviors>
        <w:guid w:val="{1E915BBE-B5FF-45CC-BB0F-0004B03D68B1}"/>
      </w:docPartPr>
      <w:docPartBody>
        <w:p w:rsidR="00562516" w:rsidRDefault="00000000">
          <w:pPr>
            <w:pStyle w:val="6F1DA11228C941918D09B99FB547D6C5"/>
          </w:pPr>
          <w:r w:rsidRPr="00583010">
            <w:rPr>
              <w:rStyle w:val="PlaceholderText"/>
            </w:rPr>
            <w:t>Formatting...</w:t>
          </w:r>
        </w:p>
      </w:docPartBody>
    </w:docPart>
    <w:docPart>
      <w:docPartPr>
        <w:name w:val="8D724AA4B8244B68A932E5EAA8F77AFF"/>
        <w:category>
          <w:name w:val="General"/>
          <w:gallery w:val="placeholder"/>
        </w:category>
        <w:types>
          <w:type w:val="bbPlcHdr"/>
        </w:types>
        <w:behaviors>
          <w:behavior w:val="content"/>
        </w:behaviors>
        <w:guid w:val="{C1D60511-EF05-4B31-9F73-2820DEDBC07B}"/>
      </w:docPartPr>
      <w:docPartBody>
        <w:p w:rsidR="00562516" w:rsidRDefault="00000000">
          <w:pPr>
            <w:pStyle w:val="8D724AA4B8244B68A932E5EAA8F77AFF"/>
          </w:pPr>
          <w:r w:rsidRPr="00583010">
            <w:rPr>
              <w:rStyle w:val="PlaceholderText"/>
            </w:rPr>
            <w:t>Formatting...</w:t>
          </w:r>
        </w:p>
      </w:docPartBody>
    </w:docPart>
    <w:docPart>
      <w:docPartPr>
        <w:name w:val="7FE2E880167446949829BE1C48021CF5"/>
        <w:category>
          <w:name w:val="General"/>
          <w:gallery w:val="placeholder"/>
        </w:category>
        <w:types>
          <w:type w:val="bbPlcHdr"/>
        </w:types>
        <w:behaviors>
          <w:behavior w:val="content"/>
        </w:behaviors>
        <w:guid w:val="{7D174EF8-E17E-4149-884A-7FE984C73897}"/>
      </w:docPartPr>
      <w:docPartBody>
        <w:p w:rsidR="00562516" w:rsidRDefault="00000000">
          <w:pPr>
            <w:pStyle w:val="7FE2E880167446949829BE1C48021CF5"/>
          </w:pPr>
          <w:r w:rsidRPr="00583010">
            <w:rPr>
              <w:rStyle w:val="PlaceholderText"/>
            </w:rPr>
            <w:t>Formatting...</w:t>
          </w:r>
        </w:p>
      </w:docPartBody>
    </w:docPart>
    <w:docPart>
      <w:docPartPr>
        <w:name w:val="00F56F3E8346471BB8958B2DEAA56BEC"/>
        <w:category>
          <w:name w:val="General"/>
          <w:gallery w:val="placeholder"/>
        </w:category>
        <w:types>
          <w:type w:val="bbPlcHdr"/>
        </w:types>
        <w:behaviors>
          <w:behavior w:val="content"/>
        </w:behaviors>
        <w:guid w:val="{D6E502E4-21AB-44F0-A033-9838598D4916}"/>
      </w:docPartPr>
      <w:docPartBody>
        <w:p w:rsidR="00562516" w:rsidRDefault="00000000">
          <w:pPr>
            <w:pStyle w:val="00F56F3E8346471BB8958B2DEAA56BEC"/>
          </w:pPr>
          <w:r w:rsidRPr="00583010">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97C"/>
    <w:rsid w:val="00300B3C"/>
    <w:rsid w:val="005565D8"/>
    <w:rsid w:val="00562516"/>
    <w:rsid w:val="00AF39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B814CFC"/>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F397C"/>
    <w:rPr>
      <w:color w:val="666666"/>
    </w:rPr>
  </w:style>
  <w:style w:type="paragraph" w:customStyle="1" w:styleId="E1F37BB067BC47DC902380C719D014FB">
    <w:name w:val="E1F37BB067BC47DC902380C719D014FB"/>
  </w:style>
  <w:style w:type="paragraph" w:customStyle="1" w:styleId="621F1445CCFF4725B959007C1E69F54D">
    <w:name w:val="621F1445CCFF4725B959007C1E69F54D"/>
  </w:style>
  <w:style w:type="paragraph" w:customStyle="1" w:styleId="002123477B414AFC80888A2EAFF8DEC9">
    <w:name w:val="002123477B414AFC80888A2EAFF8DEC9"/>
  </w:style>
  <w:style w:type="paragraph" w:customStyle="1" w:styleId="6B856CA8D24D4FA2A6042CFC32F7E78C">
    <w:name w:val="6B856CA8D24D4FA2A6042CFC32F7E78C"/>
  </w:style>
  <w:style w:type="paragraph" w:customStyle="1" w:styleId="AD6279874614493A9D62AE705C6D4F1E">
    <w:name w:val="AD6279874614493A9D62AE705C6D4F1E"/>
    <w:rsid w:val="00AF397C"/>
  </w:style>
  <w:style w:type="paragraph" w:customStyle="1" w:styleId="B5491C175081416197AD21B7757969FB">
    <w:name w:val="B5491C175081416197AD21B7757969FB"/>
    <w:rsid w:val="00AF397C"/>
  </w:style>
  <w:style w:type="paragraph" w:customStyle="1" w:styleId="0F3DB1F89DF44FA4B20977EC47755CF3">
    <w:name w:val="0F3DB1F89DF44FA4B20977EC47755CF3"/>
    <w:rsid w:val="00AF397C"/>
  </w:style>
  <w:style w:type="paragraph" w:customStyle="1" w:styleId="088C428594084A47860819A1FA87AD96">
    <w:name w:val="088C428594084A47860819A1FA87AD96"/>
    <w:rsid w:val="00AF397C"/>
  </w:style>
  <w:style w:type="paragraph" w:customStyle="1" w:styleId="F01F918BF495477B9904C44A6AE07F4D">
    <w:name w:val="F01F918BF495477B9904C44A6AE07F4D"/>
    <w:rsid w:val="00AF397C"/>
  </w:style>
  <w:style w:type="paragraph" w:customStyle="1" w:styleId="6DDA7CC306484AA68DB3E415058B39E3">
    <w:name w:val="6DDA7CC306484AA68DB3E415058B39E3"/>
    <w:rsid w:val="00AF397C"/>
  </w:style>
  <w:style w:type="paragraph" w:customStyle="1" w:styleId="89F9977DBD434ACA914C63725DF14D26">
    <w:name w:val="89F9977DBD434ACA914C63725DF14D26"/>
    <w:rsid w:val="00AF397C"/>
  </w:style>
  <w:style w:type="paragraph" w:customStyle="1" w:styleId="964BF20E47C243A793F309C03B425ED5">
    <w:name w:val="964BF20E47C243A793F309C03B425ED5"/>
    <w:rsid w:val="00AF397C"/>
  </w:style>
  <w:style w:type="paragraph" w:customStyle="1" w:styleId="12D531218D1444D195F1DD0759A374E3">
    <w:name w:val="12D531218D1444D195F1DD0759A374E3"/>
    <w:rsid w:val="00AF397C"/>
  </w:style>
  <w:style w:type="paragraph" w:customStyle="1" w:styleId="3F7C5C6265C64383851668938F41BB49">
    <w:name w:val="3F7C5C6265C64383851668938F41BB49"/>
    <w:rsid w:val="00AF397C"/>
  </w:style>
  <w:style w:type="paragraph" w:customStyle="1" w:styleId="5C5962185FC4457E8F3A3C7C4CB19D82">
    <w:name w:val="5C5962185FC4457E8F3A3C7C4CB19D82"/>
    <w:rsid w:val="00AF397C"/>
  </w:style>
  <w:style w:type="paragraph" w:customStyle="1" w:styleId="31D5E62535CD4269BF13FA3FE3B2B1F3">
    <w:name w:val="31D5E62535CD4269BF13FA3FE3B2B1F3"/>
    <w:rsid w:val="00AF397C"/>
  </w:style>
  <w:style w:type="paragraph" w:customStyle="1" w:styleId="537A5422C87041EE8051D877C502C225">
    <w:name w:val="537A5422C87041EE8051D877C502C225"/>
    <w:rsid w:val="00AF397C"/>
  </w:style>
  <w:style w:type="paragraph" w:customStyle="1" w:styleId="427520C64B60429E82165BB1B3CFE4B8">
    <w:name w:val="427520C64B60429E82165BB1B3CFE4B8"/>
    <w:rsid w:val="00AF397C"/>
  </w:style>
  <w:style w:type="paragraph" w:customStyle="1" w:styleId="8C33902B3C3A4FC183D5677C05CACC29">
    <w:name w:val="8C33902B3C3A4FC183D5677C05CACC29"/>
    <w:rsid w:val="00AF397C"/>
  </w:style>
  <w:style w:type="paragraph" w:customStyle="1" w:styleId="7D3075F3C3004AC088028F0B05175F79">
    <w:name w:val="7D3075F3C3004AC088028F0B05175F79"/>
    <w:rsid w:val="00AF397C"/>
  </w:style>
  <w:style w:type="paragraph" w:customStyle="1" w:styleId="F412E6FCAECA40A29945BACD3F620C6F">
    <w:name w:val="F412E6FCAECA40A29945BACD3F620C6F"/>
  </w:style>
  <w:style w:type="paragraph" w:customStyle="1" w:styleId="47C71566774A4B34BC898D0C2DD18BE1">
    <w:name w:val="47C71566774A4B34BC898D0C2DD18BE1"/>
  </w:style>
  <w:style w:type="paragraph" w:customStyle="1" w:styleId="7C78C2925DB1499F83D1A2C75DAF5FE6">
    <w:name w:val="7C78C2925DB1499F83D1A2C75DAF5FE6"/>
  </w:style>
  <w:style w:type="paragraph" w:customStyle="1" w:styleId="B8E1080CA1704B4BBDD92563BE0C5218">
    <w:name w:val="B8E1080CA1704B4BBDD92563BE0C5218"/>
  </w:style>
  <w:style w:type="paragraph" w:customStyle="1" w:styleId="D9493B1C691D495F9E0B2796EEDB10A4">
    <w:name w:val="D9493B1C691D495F9E0B2796EEDB10A4"/>
  </w:style>
  <w:style w:type="paragraph" w:customStyle="1" w:styleId="861E011514894E37AB1F54FF04DD7220">
    <w:name w:val="861E011514894E37AB1F54FF04DD7220"/>
  </w:style>
  <w:style w:type="paragraph" w:customStyle="1" w:styleId="55C72A76AC01490FA2F06A7EF3031A06">
    <w:name w:val="55C72A76AC01490FA2F06A7EF3031A06"/>
  </w:style>
  <w:style w:type="paragraph" w:customStyle="1" w:styleId="30E93030A1B745158C891A55F19B511F">
    <w:name w:val="30E93030A1B745158C891A55F19B511F"/>
  </w:style>
  <w:style w:type="paragraph" w:customStyle="1" w:styleId="DFEB96CC1B42460FB00BA34A081E628A">
    <w:name w:val="DFEB96CC1B42460FB00BA34A081E628A"/>
  </w:style>
  <w:style w:type="paragraph" w:customStyle="1" w:styleId="96326AED7B76469DBD57A3A14CB5D935">
    <w:name w:val="96326AED7B76469DBD57A3A14CB5D935"/>
  </w:style>
  <w:style w:type="paragraph" w:customStyle="1" w:styleId="1AC051F98F854E93B16A411D5B2711B3">
    <w:name w:val="1AC051F98F854E93B16A411D5B2711B3"/>
  </w:style>
  <w:style w:type="paragraph" w:customStyle="1" w:styleId="6F1DA11228C941918D09B99FB547D6C5">
    <w:name w:val="6F1DA11228C941918D09B99FB547D6C5"/>
  </w:style>
  <w:style w:type="paragraph" w:customStyle="1" w:styleId="8D724AA4B8244B68A932E5EAA8F77AFF">
    <w:name w:val="8D724AA4B8244B68A932E5EAA8F77AFF"/>
  </w:style>
  <w:style w:type="paragraph" w:customStyle="1" w:styleId="7FE2E880167446949829BE1C48021CF5">
    <w:name w:val="7FE2E880167446949829BE1C48021CF5"/>
  </w:style>
  <w:style w:type="paragraph" w:customStyle="1" w:styleId="00F56F3E8346471BB8958B2DEAA56BEC">
    <w:name w:val="00F56F3E8346471BB8958B2DEAA56B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DF2C8AB-3E2B-4FA4-AD5D-5423A1124C59}">
  <we:reference id="wa104380122" version="2.1.0.1" store="en-US" storeType="OMEX"/>
  <we:alternateReferences>
    <we:reference id="WA104380122" version="2.1.0.1" store="" storeType="OMEX"/>
  </we:alternateReferences>
  <we:properties>
    <we:property name="citations" value="{&quot;4174488&quot;:{&quot;referencesIds&quot;:[&quot;doc:65e06c7d94460a758fa7d053&quot;],&quot;referencesOptions&quot;:{&quot;doc:65e06c7d94460a758fa7d053&quot;:{&quot;author&quot;:true,&quot;year&quot;:true,&quot;pageReplace&quot;:&quot;&quot;,&quot;prefix&quot;:&quot;&quot;,&quot;suffix&quot;:&quot;&quot;}},&quot;hasBrokenReferences&quot;:false,&quot;hasManualEdits&quot;:false,&quot;citationType&quot;:&quot;inline&quot;,&quot;id&quot;:4174488,&quot;citationText&quot;:&quot;&lt;span style=\&quot;font-family:Arial;font-size:16px;color:#000000\&quot;&gt;(Logistic Regression.)&lt;/span&gt;&quot;},&quot;196895760&quot;:{&quot;referencesIds&quot;:[&quot;doc:65e05fde8486486e37e4a62d&quot;],&quot;referencesOptions&quot;:{&quot;doc:65e05fde8486486e37e4a62d&quot;:{&quot;author&quot;:true,&quot;year&quot;:true,&quot;pageReplace&quot;:&quot;&quot;,&quot;prefix&quot;:&quot;&quot;,&quot;suffix&quot;:&quot;&quot;}},&quot;hasBrokenReferences&quot;:false,&quot;hasManualEdits&quot;:false,&quot;citationType&quot;:&quot;inline&quot;,&quot;id&quot;:196895760,&quot;citationText&quot;:&quot;&lt;span style=\&quot;font-family:Arial;font-size:16px;color:#000000\&quot;&gt;(Gajendrakar, 2022)&lt;/span&gt;&quot;},&quot;254712777&quot;:{&quot;referencesIds&quot;:[&quot;doc:65e06af37f9df61afad27bac&quot;],&quot;referencesOptions&quot;:{&quot;doc:65e06af37f9df61afad27bac&quot;:{&quot;author&quot;:true,&quot;year&quot;:true,&quot;pageReplace&quot;:&quot;&quot;,&quot;prefix&quot;:&quot;&quot;,&quot;suffix&quot;:&quot;&quot;}},&quot;hasBrokenReferences&quot;:false,&quot;hasManualEdits&quot;:false,&quot;citationType&quot;:&quot;inline&quot;,&quot;id&quot;:254712777,&quot;citationText&quot;:&quot;&lt;span style=\&quot;font-family:Arial;font-size:16px;color:#000000\&quot;&gt;(Magee, 1964)&lt;/span&gt;&quot;},&quot;401330649&quot;:{&quot;referencesIds&quot;:[&quot;doc:65e07367cca456563cd15d51&quot;],&quot;referencesOptions&quot;:{&quot;doc:65e07367cca456563cd15d51&quot;:{&quot;author&quot;:true,&quot;year&quot;:true,&quot;pageReplace&quot;:&quot;&quot;,&quot;prefix&quot;:&quot;&quot;,&quot;suffix&quot;:&quot;&quot;}},&quot;hasBrokenReferences&quot;:false,&quot;hasManualEdits&quot;:false,&quot;citationType&quot;:&quot;inline&quot;,&quot;id&quot;:401330649},&quot;429165180&quot;:{&quot;referencesIds&quot;:[&quot;doc:65e06e3912e8a85f68f73bed&quot;],&quot;referencesOptions&quot;:{&quot;doc:65e06e3912e8a85f68f73bed&quot;:{&quot;author&quot;:true,&quot;year&quot;:true,&quot;pageReplace&quot;:&quot;&quot;,&quot;prefix&quot;:&quot;&quot;,&quot;suffix&quot;:&quot;&quot;}},&quot;hasBrokenReferences&quot;:false,&quot;hasManualEdits&quot;:false,&quot;citationType&quot;:&quot;inline&quot;,&quot;id&quot;:429165180,&quot;citationText&quot;:&quot;&lt;span style=\&quot;font-family:Arial;font-size:16px;color:#000000\&quot;&gt;(Bar, 2017)&lt;/span&gt;&quot;},&quot;491072516&quot;:{&quot;referencesIds&quot;:[&quot;doc:65e06c2d12e8a85f68f73bb5&quot;],&quot;referencesOptions&quot;:{&quot;doc:65e06c2d12e8a85f68f73bb5&quot;:{&quot;author&quot;:true,&quot;year&quot;:true,&quot;pageReplace&quot;:&quot;&quot;,&quot;prefix&quot;:&quot;&quot;,&quot;suffix&quot;:&quot;&quot;}},&quot;hasBrokenReferences&quot;:false,&quot;hasManualEdits&quot;:false,&quot;citationType&quot;:&quot;inline&quot;,&quot;id&quot;:491072516,&quot;citationText&quot;:&quot;&lt;span style=\&quot;font-family:Arial;font-size:16px;color:#000000\&quot;&gt;(Breiman &amp;amp; L, 2001)&lt;/span&gt;&quot;},&quot;537016985&quot;:{&quot;referencesIds&quot;:[&quot;doc:65e069617f9df61afad27b7c&quot;],&quot;referencesOptions&quot;:{&quot;doc:65e069617f9df61afad27b7c&quot;:{&quot;author&quot;:true,&quot;year&quot;:true,&quot;pageReplace&quot;:&quot;&quot;,&quot;prefix&quot;:&quot;&quot;,&quot;suffix&quot;:&quot;&quot;}},&quot;hasBrokenReferences&quot;:false,&quot;hasManualEdits&quot;:false,&quot;citationType&quot;:&quot;inline&quot;,&quot;id&quot;:537016985,&quot;citationText&quot;:&quot;&lt;span style=\&quot;font-family:Arial;font-size:16px;color:#000000\&quot;&gt;(Bora &amp;amp; Neha, 2021)&lt;/span&gt;&quot;},&quot;619112634&quot;:{&quot;referencesIds&quot;:[&quot;doc:65e0664b7f9df61afad27b27&quot;],&quot;referencesOptions&quot;:{&quot;doc:65e0664b7f9df61afad27b27&quot;:{&quot;author&quot;:true,&quot;year&quot;:true,&quot;pageReplace&quot;:&quot;&quot;,&quot;prefix&quot;:&quot;&quot;,&quot;suffix&quot;:&quot;&quot;}},&quot;hasBrokenReferences&quot;:false,&quot;hasManualEdits&quot;:false,&quot;citationType&quot;:&quot;inline&quot;,&quot;id&quot;:619112634,&quot;citationText&quot;:&quot;&lt;span style=\&quot;font-family:Arial;font-size:16px;color:#000000\&quot;&gt;(&lt;i&gt;What is a Decision Tree? &lt;/i&gt;)&lt;/span&gt;&quot;},&quot;840827243&quot;:{&quot;referencesIds&quot;:[&quot;doc:65e07367cca456563cd15d51&quot;],&quot;referencesOptions&quot;:{&quot;doc:65e07367cca456563cd15d51&quot;:{&quot;author&quot;:true,&quot;year&quot;:true,&quot;pageReplace&quot;:&quot;&quot;,&quot;prefix&quot;:&quot;&quot;,&quot;suffix&quot;:&quot;&quot;}},&quot;hasBrokenReferences&quot;:false,&quot;hasManualEdits&quot;:false,&quot;citationType&quot;:&quot;inline&quot;,&quot;id&quot;:840827243,&quot;citationText&quot;:&quot;&lt;span style=\&quot;font-family:Arial;font-size:16px;color:#000000\&quot;&gt;(Bennett &amp;amp; Derrick, 2009)&lt;/span&gt;&quot;},&quot;943812259&quot;:{&quot;referencesIds&quot;:[&quot;doc:65e062ce792b4f5a87702c59&quot;],&quot;referencesOptions&quot;:{&quot;doc:65e062ce792b4f5a87702c59&quot;:{&quot;author&quot;:true,&quot;year&quot;:true,&quot;pageReplace&quot;:&quot;&quot;,&quot;prefix&quot;:&quot;&quot;,&quot;suffix&quot;:&quot;&quot;}},&quot;hasBrokenReferences&quot;:false,&quot;hasManualEdits&quot;:false,&quot;citationType&quot;:&quot;inline&quot;,&quot;id&quot;:943812259,&quot;citationText&quot;:&quot;&lt;span style=\&quot;font-family:Arial;font-size:16px;color:#000000\&quot;&gt;(Ogunleye, 2022)&lt;/span&gt;&quot;},&quot;1013105233&quot;:{&quot;referencesIds&quot;:[&quot;doc:65e06d06fbaf4551fdabb21c&quot;],&quot;referencesOptions&quot;:{&quot;doc:65e06d06fbaf4551fdabb21c&quot;:{&quot;author&quot;:true,&quot;year&quot;:true,&quot;pageReplace&quot;:&quot;&quot;,&quot;prefix&quot;:&quot;&quot;,&quot;suffix&quot;:&quot;&quot;}},&quot;hasBrokenReferences&quot;:false,&quot;hasManualEdits&quot;:false,&quot;citationType&quot;:&quot;inline&quot;,&quot;id&quot;:1013105233,&quot;citationText&quot;:&quot;&lt;span style=\&quot;font-family:Arial;font-size:16px;color:#000000\&quot;&gt;(Rouzinov &amp;amp; Serguei, 2022)&lt;/span&gt;&quot;},&quot;1056903772&quot;:{&quot;referencesIds&quot;:[&quot;doc:65e0631eb5e4bd7f9e72cd1c&quot;],&quot;referencesOptions&quot;:{&quot;doc:65e0631eb5e4bd7f9e72cd1c&quot;:{&quot;author&quot;:true,&quot;year&quot;:true,&quot;pageReplace&quot;:&quot;&quot;,&quot;prefix&quot;:&quot;&quot;,&quot;suffix&quot;:&quot;&quot;}},&quot;hasBrokenReferences&quot;:false,&quot;hasManualEdits&quot;:false,&quot;citationType&quot;:&quot;inline&quot;,&quot;id&quot;:1056903772,&quot;citationText&quot;:&quot;&lt;span style=\&quot;font-family:Arial;font-size:16px;color:#000000\&quot;&gt;(Satyavishnumolakala, 2020)&lt;/span&gt;&quot;},&quot;1242914083&quot;:{&quot;referencesIds&quot;:[&quot;doc:65e065cea35092419ea32293&quot;],&quot;referencesOptions&quot;:{&quot;doc:65e065cea35092419ea32293&quot;:{&quot;author&quot;:true,&quot;year&quot;:true,&quot;pageReplace&quot;:&quot;&quot;,&quot;prefix&quot;:&quot;&quot;,&quot;suffix&quot;:&quot;&quot;}},&quot;hasBrokenReferences&quot;:false,&quot;hasManualEdits&quot;:false,&quot;citationType&quot;:&quot;inline&quot;,&quot;id&quot;:1242914083,&quot;citationText&quot;:&quot;&lt;span style=\&quot;font-family:Arial;font-size:16px;color:#000000\&quot;&gt;(Dhumne &amp;amp; Shruti, 2023)&lt;/span&gt;&quot;},&quot;1260260931&quot;:{&quot;referencesIds&quot;:[&quot;doc:65e06024a8bb3c0679d85cb2&quot;],&quot;referencesOptions&quot;:{&quot;doc:65e06024a8bb3c0679d85cb2&quot;:{&quot;author&quot;:true,&quot;year&quot;:true,&quot;pageReplace&quot;:&quot;&quot;,&quot;prefix&quot;:&quot;&quot;,&quot;suffix&quot;:&quot;&quot;}},&quot;hasBrokenReferences&quot;:false,&quot;hasManualEdits&quot;:false,&quot;citationType&quot;:&quot;inline&quot;,&quot;id&quot;:1260260931,&quot;citationText&quot;:&quot;&lt;span style=\&quot;font-family:Arial;font-size:16px;color:#000000\&quot;&gt;(Agarwal, 2019)&lt;/span&gt;&quot;},&quot;1431322349&quot;:{&quot;referencesIds&quot;:[&quot;doc:65e061a8a8bb3c0679d85d05&quot;],&quot;referencesOptions&quot;:{&quot;doc:65e061a8a8bb3c0679d85d05&quot;:{&quot;author&quot;:true,&quot;year&quot;:true,&quot;pageReplace&quot;:&quot;&quot;,&quot;prefix&quot;:&quot;&quot;,&quot;suffix&quot;:&quot;&quot;}},&quot;hasBrokenReferences&quot;:false,&quot;hasManualEdits&quot;:false,&quot;citationType&quot;:&quot;inline&quot;,&quot;id&quot;:1431322349,&quot;citationText&quot;:&quot;&lt;span style=\&quot;font-family:Arial;font-size:16px;color:#000000\&quot;&gt;(Gallo, 2015)&lt;/span&gt;&quot;},&quot;1442185625&quot;:{&quot;referencesIds&quot;:[&quot;doc:65e06f0fa35092419ea32450&quot;],&quot;referencesOptions&quot;:{&quot;doc:65e06f0fa35092419ea32450&quot;:{&quot;author&quot;:true,&quot;year&quot;:true,&quot;pageReplace&quot;:&quot;&quot;,&quot;prefix&quot;:&quot;&quot;,&quot;suffix&quot;:&quot;&quot;}},&quot;hasBrokenReferences&quot;:false,&quot;hasManualEdits&quot;:false,&quot;citationType&quot;:&quot;inline&quot;,&quot;id&quot;:1442185625,&quot;citationText&quot;:&quot;&lt;span style=\&quot;font-family:Arial;font-size:16px;color:#000000\&quot;&gt;(T. Aljuaid &amp;amp; S. Sasi, 2016)&lt;/span&gt;&quot;},&quot;1644463387&quot;:{&quot;referencesIds&quot;:[&quot;doc:65e06a43792b4f5a87702d6d&quot;],&quot;referencesOptions&quot;:{&quot;doc:65e06a43792b4f5a87702d6d&quot;:{&quot;author&quot;:true,&quot;year&quot;:true,&quot;pageReplace&quot;:&quot;&quot;,&quot;prefix&quot;:&quot;&quot;,&quot;suffix&quot;:&quot;&quot;}},&quot;hasBrokenReferences&quot;:false,&quot;hasManualEdits&quot;:false,&quot;citationType&quot;:&quot;inline&quot;,&quot;id&quot;:1644463387,&quot;citationText&quot;:&quot;&lt;span style=\&quot;font-family:Arial;font-size:16px;color:#000000\&quot;&gt;(Ampountolas &amp;amp; Apostolos, 2021)&lt;/span&gt;&quot;},&quot;1822541359&quot;:{&quot;referencesIds&quot;:[&quot;doc:65e06e3912e8a85f68f73bed&quot;],&quot;referencesOptions&quot;:{&quot;doc:65e06e3912e8a85f68f73bed&quot;:{&quot;author&quot;:true,&quot;year&quot;:true,&quot;pageReplace&quot;:&quot;&quot;,&quot;prefix&quot;:&quot;&quot;,&quot;suffix&quot;:&quot;&quot;}},&quot;hasBrokenReferences&quot;:false,&quot;hasManualEdits&quot;:false,&quot;citationType&quot;:&quot;inline&quot;,&quot;id&quot;:1822541359,&quot;citationText&quot;:&quot;&lt;span style=\&quot;font-family:Arial;font-size:16px;color:#000000\&quot;&gt;(Bar, 2017)&lt;/span&gt;&quot;},&quot;1923598973&quot;:{&quot;referencesIds&quot;:[&quot;doc:65e06114792b4f5a87702bc3&quot;],&quot;referencesOptions&quot;:{&quot;doc:65e06114792b4f5a87702bc3&quot;:{&quot;author&quot;:true,&quot;year&quot;:true,&quot;pageReplace&quot;:&quot;&quot;,&quot;prefix&quot;:&quot;&quot;,&quot;suffix&quot;:&quot;&quot;}},&quot;hasBrokenReferences&quot;:false,&quot;hasManualEdits&quot;:false,&quot;citationType&quot;:&quot;inline&quot;,&quot;id&quot;:1923598973,&quot;citationText&quot;:&quot;&lt;span style=\&quot;font-family:Arial;font-size:16px;color:#000000\&quot;&gt;(Mcleod &amp;amp; Saul, 2023)&lt;/span&gt;&quot;},&quot;1999148703&quot;:{&quot;referencesIds&quot;:[&quot;doc:65e070d08486486e37e4a959&quot;],&quot;referencesOptions&quot;:{&quot;doc:65e070d08486486e37e4a959&quot;:{&quot;author&quot;:true,&quot;year&quot;:true,&quot;pageReplace&quot;:&quot;&quot;,&quot;prefix&quot;:&quot;&quot;,&quot;suffix&quot;:&quot;&quot;}},&quot;hasBrokenReferences&quot;:false,&quot;hasManualEdits&quot;:false,&quot;citationType&quot;:&quot;inline&quot;,&quot;id&quot;:1999148703,&quot;citationText&quot;:&quot;&lt;span style=\&quot;font-family:Arial;font-size:16px;color:#000000\&quot;&gt;(V. Roshan &amp;amp; Joseph, 2022)&lt;/span&gt;&quot;},&quot;2106229547&quot;:{&quot;referencesIds&quot;:[&quot;doc:65e06a80e517ed7577e516a2&quot;],&quot;referencesOptions&quot;:{&quot;doc:65e06a80e517ed7577e516a2&quot;:{&quot;author&quot;:true,&quot;year&quot;:true,&quot;pageReplace&quot;:&quot;&quot;,&quot;prefix&quot;:&quot;&quot;,&quot;suffix&quot;:&quot;&quot;}},&quot;hasBrokenReferences&quot;:false,&quot;hasManualEdits&quot;:false,&quot;citationType&quot;:&quot;inline&quot;,&quot;id&quot;:2106229547,&quot;citationText&quot;:&quot;&lt;span style=\&quot;font-family:Arial;font-size:16px;color:#000000\&quot;&gt;(S &amp;amp; Rahul, 2023)&lt;/span&gt;&quot;},&quot;2112002107&quot;:{&quot;referencesIds&quot;:[&quot;doc:65e068e412e8a85f68f73b5a&quot;],&quot;referencesOptions&quot;:{&quot;doc:65e068e412e8a85f68f73b5a&quot;:{&quot;author&quot;:true,&quot;year&quot;:true,&quot;pageReplace&quot;:&quot;&quot;,&quot;prefix&quot;:&quot;&quot;,&quot;suffix&quot;:&quot;&quot;}},&quot;hasBrokenReferences&quot;:false,&quot;hasManualEdits&quot;:false,&quot;citationType&quot;:&quot;inline&quot;,&quot;id&quot;:2112002107,&quot;citationText&quot;:&quot;&lt;span style=\&quot;font-family:Arial;font-size:16px;color:#000000\&quot;&gt;(S. Siami-Namini et al., 2018)&lt;/span&gt;&quot;},&quot;-61879138&quot;:{&quot;referencesIds&quot;:[&quot;doc:65e0625fa6bb07026e37b510&quot;],&quot;referencesOptions&quot;:{&quot;doc:65e0625fa6bb07026e37b510&quot;:{&quot;author&quot;:true,&quot;year&quot;:true,&quot;pageReplace&quot;:&quot;&quot;,&quot;prefix&quot;:&quot;&quot;,&quot;suffix&quot;:&quot;&quot;}},&quot;hasBrokenReferences&quot;:false,&quot;hasManualEdits&quot;:false,&quot;citationType&quot;:&quot;inline&quot;,&quot;id&quot;:-61879138,&quot;citationText&quot;:&quot;&lt;span style=\&quot;font-family:Arial;font-size:16px;color:#000000\&quot;&gt;(Panchotia &amp;amp; Rajat, 2020)&lt;/span&gt;&quot;},&quot;-1225903467&quot;:{&quot;referencesIds&quot;:[&quot;doc:65e066cd8486486e37e4a7d8&quot;],&quot;referencesOptions&quot;:{&quot;doc:65e066cd8486486e37e4a7d8&quot;:{&quot;author&quot;:true,&quot;year&quot;:true,&quot;pageReplace&quot;:&quot;&quot;,&quot;prefix&quot;:&quot;&quot;,&quot;suffix&quot;:&quot;&quot;}},&quot;hasBrokenReferences&quot;:false,&quot;hasManualEdits&quot;:false,&quot;citationType&quot;:&quot;inline&quot;,&quot;id&quot;:-1225903467,&quot;citationText&quot;:&quot;&lt;span style=\&quot;font-family:Arial;font-size:16px;color:#000000\&quot;&gt;(The Click Reader, 2021)&lt;/span&gt;&quot;},&quot;-1467429496&quot;:{&quot;referencesIds&quot;:[&quot;doc:65e06720d6860a04c70c2c4c&quot;],&quot;referencesOptions&quot;:{&quot;doc:65e06720d6860a04c70c2c4c&quot;:{&quot;author&quot;:true,&quot;year&quot;:true,&quot;pageReplace&quot;:&quot;&quot;,&quot;prefix&quot;:&quot;&quot;,&quot;suffix&quot;:&quot;&quot;}},&quot;hasBrokenReferences&quot;:false,&quot;hasManualEdits&quot;:false,&quot;citationType&quot;:&quot;inline&quot;,&quot;id&quot;:-1467429496,&quot;citationText&quot;:&quot;&lt;span style=\&quot;font-family:Arial;font-size:16px;color:#000000\&quot;&gt;(Penkel &amp;amp; Engin, 2019)&lt;/span&gt;&quot;},&quot;-1103488488&quot;:{&quot;referencesIds&quot;:[&quot;doc:65e0684e12e8a85f68f73b47&quot;],&quot;referencesOptions&quot;:{&quot;doc:65e0684e12e8a85f68f73b47&quot;:{&quot;author&quot;:true,&quot;year&quot;:true,&quot;pageReplace&quot;:&quot;&quot;,&quot;prefix&quot;:&quot;&quot;,&quot;suffix&quot;:&quot;&quot;}},&quot;hasBrokenReferences&quot;:false,&quot;hasManualEdits&quot;:false,&quot;citationType&quot;:&quot;inline&quot;,&quot;id&quot;:-1103488488,&quot;citationText&quot;:&quot;&lt;span style=\&quot;font-family:Arial;font-size:16px;color:#000000\&quot;&gt;(D.Cryer &amp;amp; Jonathan, 2008)&lt;/span&gt;&quot;},&quot;-2091003149&quot;:{&quot;referencesIds&quot;:[&quot;doc:65e06880b5e4bd7f9e72cd90&quot;],&quot;referencesOptions&quot;:{&quot;doc:65e06880b5e4bd7f9e72cd90&quot;:{&quot;author&quot;:true,&quot;year&quot;:true,&quot;pageReplace&quot;:&quot;&quot;,&quot;prefix&quot;:&quot;&quot;,&quot;suffix&quot;:&quot;&quot;}},&quot;hasBrokenReferences&quot;:false,&quot;hasManualEdits&quot;:false,&quot;citationType&quot;:&quot;inline&quot;,&quot;id&quot;:-2091003149,&quot;citationText&quot;:&quot;&lt;span style=\&quot;font-family:Arial;font-size:16px;color:#000000\&quot;&gt;(Bhattacharyya, 2023)&lt;/span&gt;&quot;},&quot;-2086367402&quot;:{&quot;referencesIds&quot;:[&quot;doc:65e06914a35092419ea3230c&quot;],&quot;referencesOptions&quot;:{&quot;doc:65e06914a35092419ea3230c&quot;:{&quot;author&quot;:true,&quot;year&quot;:true,&quot;pageReplace&quot;:&quot;&quot;,&quot;prefix&quot;:&quot;&quot;,&quot;suffix&quot;:&quot;&quot;}},&quot;hasBrokenReferences&quot;:false,&quot;hasManualEdits&quot;:false,&quot;citationType&quot;:&quot;inline&quot;,&quot;id&quot;:-2086367402,&quot;citationText&quot;:&quot;&lt;span style=\&quot;font-family:Arial;font-size:16px;color:#000000\&quot;&gt;(Etienne, 2019)&lt;/span&gt;&quot;},&quot;-2071880916&quot;:{&quot;referencesIds&quot;:[&quot;doc:65e069dc94460a758fa7cf4b&quot;],&quot;referencesOptions&quot;:{&quot;doc:65e069dc94460a758fa7cf4b&quot;:{&quot;author&quot;:true,&quot;year&quot;:true,&quot;pageReplace&quot;:&quot;&quot;,&quot;prefix&quot;:&quot;&quot;,&quot;suffix&quot;:&quot;&quot;}},&quot;hasBrokenReferences&quot;:false,&quot;hasManualEdits&quot;:false,&quot;citationType&quot;:&quot;inline&quot;,&quot;id&quot;:-2071880916,&quot;citationText&quot;:&quot;&lt;span style=\&quot;font-family:Arial;font-size:16px;color:#000000\&quot;&gt;(Forecasting SARIMAX and ARIMA models.)&lt;/span&gt;&quot;},&quot;-762069112&quot;:{&quot;referencesIds&quot;:[&quot;doc:65e06914a35092419ea3230c&quot;],&quot;referencesOptions&quot;:{&quot;doc:65e06914a35092419ea3230c&quot;:{&quot;author&quot;:true,&quot;year&quot;:true,&quot;pageReplace&quot;:&quot;&quot;,&quot;prefix&quot;:&quot;&quot;,&quot;suffix&quot;:&quot;&quot;}},&quot;hasBrokenReferences&quot;:false,&quot;hasManualEdits&quot;:false,&quot;citationType&quot;:&quot;inline&quot;,&quot;id&quot;:-762069112,&quot;citationText&quot;:&quot;&lt;span style=\&quot;font-family:Arial;font-size:16px;color:#000000\&quot;&gt;(Etienne, 2019)&lt;/span&gt;&quot;},&quot;-1978368739&quot;:{&quot;referencesIds&quot;:[&quot;doc:65e06abba35092419ea32357&quot;],&quot;referencesOptions&quot;:{&quot;doc:65e06abba35092419ea32357&quot;:{&quot;author&quot;:true,&quot;year&quot;:true,&quot;pageReplace&quot;:&quot;&quot;,&quot;prefix&quot;:&quot;&quot;,&quot;suffix&quot;:&quot;&quot;}},&quot;hasBrokenReferences&quot;:false,&quot;hasManualEdits&quot;:false,&quot;citationType&quot;:&quot;inline&quot;,&quot;id&quot;:-1978368739,&quot;citationText&quot;:&quot;&lt;span style=\&quot;font-family:Arial;font-size:16px;color:#000000\&quot;&gt;(Malkari &amp;amp; Nikhil, 2023)&lt;/span&gt;&quot;},&quot;-1195924581&quot;:{&quot;referencesIds&quot;:[&quot;doc:6560db32d7b3251001d03411&quot;],&quot;referencesOptions&quot;:{&quot;doc:6560db32d7b3251001d03411&quot;:{&quot;author&quot;:true,&quot;year&quot;:true,&quot;pageReplace&quot;:&quot;&quot;,&quot;prefix&quot;:&quot;&quot;,&quot;suffix&quot;:&quot;&quot;}},&quot;hasBrokenReferences&quot;:false,&quot;hasManualEdits&quot;:false,&quot;citationType&quot;:&quot;inline&quot;,&quot;id&quot;:-1195924581,&quot;citationText&quot;:&quot;&lt;span style=\&quot;font-family:Arial;font-size:16px;color:#000000\&quot;&gt;(Donges, )&lt;/span&gt;&quot;},&quot;-471677863&quot;:{&quot;referencesIds&quot;:[&quot;doc:65e06d6b8486486e37e4a87b&quot;],&quot;referencesOptions&quot;:{&quot;doc:65e06d6b8486486e37e4a87b&quot;:{&quot;author&quot;:true,&quot;year&quot;:true,&quot;pageReplace&quot;:&quot;&quot;,&quot;prefix&quot;:&quot;&quot;,&quot;suffix&quot;:&quot;&quot;}},&quot;hasBrokenReferences&quot;:false,&quot;hasManualEdits&quot;:false,&quot;citationType&quot;:&quot;inline&quot;,&quot;id&quot;:-471677863,&quot;citationText&quot;:&quot;&lt;span style=\&quot;font-family:Arial;font-size:16px;color:#000000\&quot;&gt;(Kang &amp;amp; Hyun, 2013)&lt;/span&gt;&quot;},&quot;-1621295975&quot;:{&quot;referencesIds&quot;:[&quot;doc:65e06e70e517ed7577e51701&quot;],&quot;referencesOptions&quot;:{&quot;doc:65e06e70e517ed7577e51701&quot;:{&quot;author&quot;:true,&quot;year&quot;:true,&quot;pageReplace&quot;:&quot;&quot;,&quot;prefix&quot;:&quot;&quot;,&quot;suffix&quot;:&quot;&quot;}},&quot;hasBrokenReferences&quot;:false,&quot;hasManualEdits&quot;:false,&quot;citationType&quot;:&quot;inline&quot;,&quot;id&quot;:-1621295975,&quot;citationText&quot;:&quot;&lt;span style=\&quot;font-family:Arial;font-size:16px;color:#000000\&quot;&gt;(Cheng &amp;amp; Ching-Hsue, 2019)&lt;/span&gt;&quot;},&quot;-279029393&quot;:{&quot;referencesIds&quot;:[&quot;doc:65e06f0fa35092419ea32450&quot;],&quot;referencesOptions&quot;:{&quot;doc:65e06f0fa35092419ea32450&quot;:{&quot;author&quot;:true,&quot;year&quot;:true,&quot;pageReplace&quot;:&quot;&quot;,&quot;prefix&quot;:&quot;&quot;,&quot;suffix&quot;:&quot;&quot;}},&quot;hasBrokenReferences&quot;:false,&quot;hasManualEdits&quot;:false,&quot;citationType&quot;:&quot;inline&quot;,&quot;id&quot;:-279029393,&quot;citationText&quot;:&quot;&lt;span style=\&quot;font-family:Arial;font-size:16px;color:#000000\&quot;&gt;(T. Aljuaid &amp;amp; S. Sasi, 2016)&lt;/span&gt;&quot;}}"/>
    <we:property name="currentStyle" value="{&quot;id&quot;:&quot;4376&quot;,&quot;styleType&quot;:&quot;refworks&quot;,&quot;name&quot;:&quot;APA 7th (basic) - No Case Changes (No Title Casing), DOI: empty&quot;,&quot;isInstitutional&quot;:false,&quot;citeStyle&quot;:&quot;INTEXT_ONLY&quot;,&quot;isSorted&quot;:true,&quot;usesNumbers&quot;:false}"/>
    <we:property name="rcm.version" value="2"/>
    <we:property name="rw.officeVersion" value="&quot;1.3&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9aea7322-1bc9-4bae-be7f-afe7c8e95070">
      <UserInfo>
        <DisplayName>Collaborative Application Development [CSC-40038-2023-SEM2-A] Members</DisplayName>
        <AccountId>28</AccountId>
        <AccountType/>
      </UserInfo>
    </SharedWithUsers>
    <lcf76f155ced4ddcb4097134ff3c332f xmlns="fbe6fa15-38b5-49e1-a21c-0494d7c08d07">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9E319CCC5FFDD4F84C35A15FBA47035" ma:contentTypeVersion="14" ma:contentTypeDescription="Create a new document." ma:contentTypeScope="" ma:versionID="6cf91ec1f55c12bbf4aee66638919c96">
  <xsd:schema xmlns:xsd="http://www.w3.org/2001/XMLSchema" xmlns:xs="http://www.w3.org/2001/XMLSchema" xmlns:p="http://schemas.microsoft.com/office/2006/metadata/properties" xmlns:ns2="fbe6fa15-38b5-49e1-a21c-0494d7c08d07" xmlns:ns3="9aea7322-1bc9-4bae-be7f-afe7c8e95070" targetNamespace="http://schemas.microsoft.com/office/2006/metadata/properties" ma:root="true" ma:fieldsID="79b6591eaa7cf95eabf1a0e7ebdeb2aa" ns2:_="" ns3:_="">
    <xsd:import namespace="fbe6fa15-38b5-49e1-a21c-0494d7c08d07"/>
    <xsd:import namespace="9aea7322-1bc9-4bae-be7f-afe7c8e9507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GenerationTime" minOccurs="0"/>
                <xsd:element ref="ns2:MediaServiceEventHashCode" minOccurs="0"/>
                <xsd:element ref="ns2:MediaLengthInSeconds" minOccurs="0"/>
                <xsd:element ref="ns3:SharedWithUsers" minOccurs="0"/>
                <xsd:element ref="ns3:SharedWithDetails" minOccurs="0"/>
                <xsd:element ref="ns2:lcf76f155ced4ddcb4097134ff3c332f" minOccurs="0"/>
                <xsd:element ref="ns2:MediaServiceOCR"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e6fa15-38b5-49e1-a21c-0494d7c08d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8abd5989-7fff-46ea-aeef-f8575643eb4a"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aea7322-1bc9-4bae-be7f-afe7c8e9507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80990D3-930D-4599-AD8D-D9B59DAE673C}">
  <ds:schemaRefs>
    <ds:schemaRef ds:uri="http://schemas.microsoft.com/office/2006/metadata/properties"/>
    <ds:schemaRef ds:uri="http://schemas.microsoft.com/office/infopath/2007/PartnerControls"/>
    <ds:schemaRef ds:uri="9aea7322-1bc9-4bae-be7f-afe7c8e95070"/>
    <ds:schemaRef ds:uri="fbe6fa15-38b5-49e1-a21c-0494d7c08d07"/>
  </ds:schemaRefs>
</ds:datastoreItem>
</file>

<file path=customXml/itemProps2.xml><?xml version="1.0" encoding="utf-8"?>
<ds:datastoreItem xmlns:ds="http://schemas.openxmlformats.org/officeDocument/2006/customXml" ds:itemID="{7043EF6A-783D-4E14-9D58-B454926D9069}">
  <ds:schemaRefs>
    <ds:schemaRef ds:uri="http://schemas.openxmlformats.org/officeDocument/2006/bibliography"/>
  </ds:schemaRefs>
</ds:datastoreItem>
</file>

<file path=customXml/itemProps3.xml><?xml version="1.0" encoding="utf-8"?>
<ds:datastoreItem xmlns:ds="http://schemas.openxmlformats.org/officeDocument/2006/customXml" ds:itemID="{DFD345DA-11C2-4E29-94EB-0A93E45AFAF4}">
  <ds:schemaRefs>
    <ds:schemaRef ds:uri="http://schemas.microsoft.com/sharepoint/v3/contenttype/forms"/>
  </ds:schemaRefs>
</ds:datastoreItem>
</file>

<file path=customXml/itemProps4.xml><?xml version="1.0" encoding="utf-8"?>
<ds:datastoreItem xmlns:ds="http://schemas.openxmlformats.org/officeDocument/2006/customXml" ds:itemID="{717D7451-3417-4FAF-B9DF-90566C17FA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e6fa15-38b5-49e1-a21c-0494d7c08d07"/>
    <ds:schemaRef ds:uri="9aea7322-1bc9-4bae-be7f-afe7c8e950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14296</Words>
  <Characters>81493</Characters>
  <Application>Microsoft Office Word</Application>
  <DocSecurity>0</DocSecurity>
  <Lines>679</Lines>
  <Paragraphs>191</Paragraphs>
  <ScaleCrop>false</ScaleCrop>
  <Company/>
  <LinksUpToDate>false</LinksUpToDate>
  <CharactersWithSpaces>95598</CharactersWithSpaces>
  <SharedDoc>false</SharedDoc>
  <HLinks>
    <vt:vector size="606" baseType="variant">
      <vt:variant>
        <vt:i4>3211302</vt:i4>
      </vt:variant>
      <vt:variant>
        <vt:i4>477</vt:i4>
      </vt:variant>
      <vt:variant>
        <vt:i4>0</vt:i4>
      </vt:variant>
      <vt:variant>
        <vt:i4>5</vt:i4>
      </vt:variant>
      <vt:variant>
        <vt:lpwstr>https://academic.oup.com/jrsssb/article/67/2/301/7109482</vt:lpwstr>
      </vt:variant>
      <vt:variant>
        <vt:lpwstr>400951354.</vt:lpwstr>
      </vt:variant>
      <vt:variant>
        <vt:i4>3866663</vt:i4>
      </vt:variant>
      <vt:variant>
        <vt:i4>474</vt:i4>
      </vt:variant>
      <vt:variant>
        <vt:i4>0</vt:i4>
      </vt:variant>
      <vt:variant>
        <vt:i4>5</vt:i4>
      </vt:variant>
      <vt:variant>
        <vt:lpwstr>https://onlinelibrary.wiley.com/doi/full/10.1002/sam.11583.</vt:lpwstr>
      </vt:variant>
      <vt:variant>
        <vt:lpwstr/>
      </vt:variant>
      <vt:variant>
        <vt:i4>7077919</vt:i4>
      </vt:variant>
      <vt:variant>
        <vt:i4>471</vt:i4>
      </vt:variant>
      <vt:variant>
        <vt:i4>0</vt:i4>
      </vt:variant>
      <vt:variant>
        <vt:i4>5</vt:i4>
      </vt:variant>
      <vt:variant>
        <vt:lpwstr>https://medium.com/@theclickreader/decision-tree-regression-explained-with-implementation-in-python-1e6e48aa7a47.</vt:lpwstr>
      </vt:variant>
      <vt:variant>
        <vt:lpwstr/>
      </vt:variant>
      <vt:variant>
        <vt:i4>8257569</vt:i4>
      </vt:variant>
      <vt:variant>
        <vt:i4>468</vt:i4>
      </vt:variant>
      <vt:variant>
        <vt:i4>0</vt:i4>
      </vt:variant>
      <vt:variant>
        <vt:i4>5</vt:i4>
      </vt:variant>
      <vt:variant>
        <vt:lpwstr>https://arize.com/blog-course/f1-score/</vt:lpwstr>
      </vt:variant>
      <vt:variant>
        <vt:lpwstr/>
      </vt:variant>
      <vt:variant>
        <vt:i4>2228296</vt:i4>
      </vt:variant>
      <vt:variant>
        <vt:i4>465</vt:i4>
      </vt:variant>
      <vt:variant>
        <vt:i4>0</vt:i4>
      </vt:variant>
      <vt:variant>
        <vt:i4>5</vt:i4>
      </vt:variant>
      <vt:variant>
        <vt:lpwstr>https://medium.com/@satyavishnumolakala/linear-regression-pros-cons-62085314aef0.</vt:lpwstr>
      </vt:variant>
      <vt:variant>
        <vt:lpwstr/>
      </vt:variant>
      <vt:variant>
        <vt:i4>5373952</vt:i4>
      </vt:variant>
      <vt:variant>
        <vt:i4>462</vt:i4>
      </vt:variant>
      <vt:variant>
        <vt:i4>0</vt:i4>
      </vt:variant>
      <vt:variant>
        <vt:i4>5</vt:i4>
      </vt:variant>
      <vt:variant>
        <vt:lpwstr>https://ogre51.medium.com/time-series-forecasting-a-comparative-analysis-of-sarimax-and-xgboost-algorithms-7cac99685564.</vt:lpwstr>
      </vt:variant>
      <vt:variant>
        <vt:lpwstr/>
      </vt:variant>
      <vt:variant>
        <vt:i4>7340072</vt:i4>
      </vt:variant>
      <vt:variant>
        <vt:i4>459</vt:i4>
      </vt:variant>
      <vt:variant>
        <vt:i4>0</vt:i4>
      </vt:variant>
      <vt:variant>
        <vt:i4>5</vt:i4>
      </vt:variant>
      <vt:variant>
        <vt:lpwstr>https://www.mdpi.com/2306-5729/7/2/16.</vt:lpwstr>
      </vt:variant>
      <vt:variant>
        <vt:lpwstr/>
      </vt:variant>
      <vt:variant>
        <vt:i4>720909</vt:i4>
      </vt:variant>
      <vt:variant>
        <vt:i4>456</vt:i4>
      </vt:variant>
      <vt:variant>
        <vt:i4>0</vt:i4>
      </vt:variant>
      <vt:variant>
        <vt:i4>5</vt:i4>
      </vt:variant>
      <vt:variant>
        <vt:lpwstr>https://link.springer.com/article/10.1007/s00704-019-03048-8.</vt:lpwstr>
      </vt:variant>
      <vt:variant>
        <vt:lpwstr/>
      </vt:variant>
      <vt:variant>
        <vt:i4>7929967</vt:i4>
      </vt:variant>
      <vt:variant>
        <vt:i4>453</vt:i4>
      </vt:variant>
      <vt:variant>
        <vt:i4>0</vt:i4>
      </vt:variant>
      <vt:variant>
        <vt:i4>5</vt:i4>
      </vt:variant>
      <vt:variant>
        <vt:lpwstr>https://medium.com/swlh/predictive-modelling-using-linear-regression-e0e399dc4745.</vt:lpwstr>
      </vt:variant>
      <vt:variant>
        <vt:lpwstr/>
      </vt:variant>
      <vt:variant>
        <vt:i4>5308445</vt:i4>
      </vt:variant>
      <vt:variant>
        <vt:i4>450</vt:i4>
      </vt:variant>
      <vt:variant>
        <vt:i4>0</vt:i4>
      </vt:variant>
      <vt:variant>
        <vt:i4>5</vt:i4>
      </vt:variant>
      <vt:variant>
        <vt:lpwstr>https://datascience.stackexchange.com/questions/118212/how-to-calculate-accuracy-of-a-logistic-regression</vt:lpwstr>
      </vt:variant>
      <vt:variant>
        <vt:lpwstr/>
      </vt:variant>
      <vt:variant>
        <vt:i4>1966198</vt:i4>
      </vt:variant>
      <vt:variant>
        <vt:i4>447</vt:i4>
      </vt:variant>
      <vt:variant>
        <vt:i4>0</vt:i4>
      </vt:variant>
      <vt:variant>
        <vt:i4>5</vt:i4>
      </vt:variant>
      <vt:variant>
        <vt:lpwstr>https://papers.ssrn.com/sol3/papers.cfm?abstract_id=3790200.</vt:lpwstr>
      </vt:variant>
      <vt:variant>
        <vt:lpwstr/>
      </vt:variant>
      <vt:variant>
        <vt:i4>5177421</vt:i4>
      </vt:variant>
      <vt:variant>
        <vt:i4>444</vt:i4>
      </vt:variant>
      <vt:variant>
        <vt:i4>0</vt:i4>
      </vt:variant>
      <vt:variant>
        <vt:i4>5</vt:i4>
      </vt:variant>
      <vt:variant>
        <vt:lpwstr>https://www.simplypsychology.org/z-score.html</vt:lpwstr>
      </vt:variant>
      <vt:variant>
        <vt:lpwstr/>
      </vt:variant>
      <vt:variant>
        <vt:i4>3145753</vt:i4>
      </vt:variant>
      <vt:variant>
        <vt:i4>441</vt:i4>
      </vt:variant>
      <vt:variant>
        <vt:i4>0</vt:i4>
      </vt:variant>
      <vt:variant>
        <vt:i4>5</vt:i4>
      </vt:variant>
      <vt:variant>
        <vt:lpwstr>https://medium.com/@nikhilmalkari18/exponential-smoothing-a-method-for-time-series-forecasting-7ea35ca2c781.</vt:lpwstr>
      </vt:variant>
      <vt:variant>
        <vt:lpwstr/>
      </vt:variant>
      <vt:variant>
        <vt:i4>6291558</vt:i4>
      </vt:variant>
      <vt:variant>
        <vt:i4>438</vt:i4>
      </vt:variant>
      <vt:variant>
        <vt:i4>0</vt:i4>
      </vt:variant>
      <vt:variant>
        <vt:i4>5</vt:i4>
      </vt:variant>
      <vt:variant>
        <vt:lpwstr>https://api.semanticscholar.org/CorpusID:18033167.</vt:lpwstr>
      </vt:variant>
      <vt:variant>
        <vt:lpwstr/>
      </vt:variant>
      <vt:variant>
        <vt:i4>5832808</vt:i4>
      </vt:variant>
      <vt:variant>
        <vt:i4>435</vt:i4>
      </vt:variant>
      <vt:variant>
        <vt:i4>0</vt:i4>
      </vt:variant>
      <vt:variant>
        <vt:i4>5</vt:i4>
      </vt:variant>
      <vt:variant>
        <vt:lpwstr>https://scholar.google.com/scholar?hl=en&amp;as_sdt=0%2C5&amp;q=Dealing+with+Missing+Values+in+Data&amp;btnG=.</vt:lpwstr>
      </vt:variant>
      <vt:variant>
        <vt:lpwstr/>
      </vt:variant>
      <vt:variant>
        <vt:i4>852061</vt:i4>
      </vt:variant>
      <vt:variant>
        <vt:i4>432</vt:i4>
      </vt:variant>
      <vt:variant>
        <vt:i4>0</vt:i4>
      </vt:variant>
      <vt:variant>
        <vt:i4>5</vt:i4>
      </vt:variant>
      <vt:variant>
        <vt:lpwstr>https://www.wallstreetmojo.com/mean/</vt:lpwstr>
      </vt:variant>
      <vt:variant>
        <vt:lpwstr/>
      </vt:variant>
      <vt:variant>
        <vt:i4>7143544</vt:i4>
      </vt:variant>
      <vt:variant>
        <vt:i4>429</vt:i4>
      </vt:variant>
      <vt:variant>
        <vt:i4>0</vt:i4>
      </vt:variant>
      <vt:variant>
        <vt:i4>5</vt:i4>
      </vt:variant>
      <vt:variant>
        <vt:lpwstr>https://towardsdatascience.com/time-series-in-python-exponential-smoothing-and-arima-processes-2c67f2a52788</vt:lpwstr>
      </vt:variant>
      <vt:variant>
        <vt:lpwstr/>
      </vt:variant>
      <vt:variant>
        <vt:i4>7077952</vt:i4>
      </vt:variant>
      <vt:variant>
        <vt:i4>426</vt:i4>
      </vt:variant>
      <vt:variant>
        <vt:i4>0</vt:i4>
      </vt:variant>
      <vt:variant>
        <vt:i4>5</vt:i4>
      </vt:variant>
      <vt:variant>
        <vt:lpwstr>https://medium.com/@shruti.dhumne/elastic-net-regression-detailed-guide-99dce30b8e6e.</vt:lpwstr>
      </vt:variant>
      <vt:variant>
        <vt:lpwstr/>
      </vt:variant>
      <vt:variant>
        <vt:i4>7667823</vt:i4>
      </vt:variant>
      <vt:variant>
        <vt:i4>423</vt:i4>
      </vt:variant>
      <vt:variant>
        <vt:i4>0</vt:i4>
      </vt:variant>
      <vt:variant>
        <vt:i4>5</vt:i4>
      </vt:variant>
      <vt:variant>
        <vt:lpwstr>https://api.semanticscholar.org/CorpusID:257396142.</vt:lpwstr>
      </vt:variant>
      <vt:variant>
        <vt:lpwstr/>
      </vt:variant>
      <vt:variant>
        <vt:i4>262149</vt:i4>
      </vt:variant>
      <vt:variant>
        <vt:i4>420</vt:i4>
      </vt:variant>
      <vt:variant>
        <vt:i4>0</vt:i4>
      </vt:variant>
      <vt:variant>
        <vt:i4>5</vt:i4>
      </vt:variant>
      <vt:variant>
        <vt:lpwstr>https://doi.org/10.1023/A:1010933404324.</vt:lpwstr>
      </vt:variant>
      <vt:variant>
        <vt:lpwstr/>
      </vt:variant>
      <vt:variant>
        <vt:i4>1703955</vt:i4>
      </vt:variant>
      <vt:variant>
        <vt:i4>417</vt:i4>
      </vt:variant>
      <vt:variant>
        <vt:i4>0</vt:i4>
      </vt:variant>
      <vt:variant>
        <vt:i4>5</vt:i4>
      </vt:variant>
      <vt:variant>
        <vt:lpwstr>https://www.capitalone.com/tech/machine-learning/understanding-arima-models/</vt:lpwstr>
      </vt:variant>
      <vt:variant>
        <vt:lpwstr/>
      </vt:variant>
      <vt:variant>
        <vt:i4>5898257</vt:i4>
      </vt:variant>
      <vt:variant>
        <vt:i4>414</vt:i4>
      </vt:variant>
      <vt:variant>
        <vt:i4>0</vt:i4>
      </vt:variant>
      <vt:variant>
        <vt:i4>5</vt:i4>
      </vt:variant>
      <vt:variant>
        <vt:lpwstr>https://www.wallstreetmojo.com/time-series-analysis/</vt:lpwstr>
      </vt:variant>
      <vt:variant>
        <vt:lpwstr/>
      </vt:variant>
      <vt:variant>
        <vt:i4>7733298</vt:i4>
      </vt:variant>
      <vt:variant>
        <vt:i4>411</vt:i4>
      </vt:variant>
      <vt:variant>
        <vt:i4>0</vt:i4>
      </vt:variant>
      <vt:variant>
        <vt:i4>5</vt:i4>
      </vt:variant>
      <vt:variant>
        <vt:lpwstr>https://onlinelibrary.wiley.com/doi/abs/10.1111/j.1467-842X.2001.tb00294.x.</vt:lpwstr>
      </vt:variant>
      <vt:variant>
        <vt:lpwstr/>
      </vt:variant>
      <vt:variant>
        <vt:i4>2687090</vt:i4>
      </vt:variant>
      <vt:variant>
        <vt:i4>408</vt:i4>
      </vt:variant>
      <vt:variant>
        <vt:i4>0</vt:i4>
      </vt:variant>
      <vt:variant>
        <vt:i4>5</vt:i4>
      </vt:variant>
      <vt:variant>
        <vt:lpwstr>https://doi.org/10.1080/11356405.2017.1365426.</vt:lpwstr>
      </vt:variant>
      <vt:variant>
        <vt:lpwstr/>
      </vt:variant>
      <vt:variant>
        <vt:i4>7929903</vt:i4>
      </vt:variant>
      <vt:variant>
        <vt:i4>405</vt:i4>
      </vt:variant>
      <vt:variant>
        <vt:i4>0</vt:i4>
      </vt:variant>
      <vt:variant>
        <vt:i4>5</vt:i4>
      </vt:variant>
      <vt:variant>
        <vt:lpwstr>https://www.mdpi.com/2571-9394/3/3/37.</vt:lpwstr>
      </vt:variant>
      <vt:variant>
        <vt:lpwstr/>
      </vt:variant>
      <vt:variant>
        <vt:i4>3604524</vt:i4>
      </vt:variant>
      <vt:variant>
        <vt:i4>402</vt:i4>
      </vt:variant>
      <vt:variant>
        <vt:i4>0</vt:i4>
      </vt:variant>
      <vt:variant>
        <vt:i4>5</vt:i4>
      </vt:variant>
      <vt:variant>
        <vt:lpwstr>https://www.wallstreetmojo.com/standard-deviation-examples/</vt:lpwstr>
      </vt:variant>
      <vt:variant>
        <vt:lpwstr/>
      </vt:variant>
      <vt:variant>
        <vt:i4>1048600</vt:i4>
      </vt:variant>
      <vt:variant>
        <vt:i4>399</vt:i4>
      </vt:variant>
      <vt:variant>
        <vt:i4>0</vt:i4>
      </vt:variant>
      <vt:variant>
        <vt:i4>5</vt:i4>
      </vt:variant>
      <vt:variant>
        <vt:lpwstr>https://www.ibm.com/topics/decision-trees</vt:lpwstr>
      </vt:variant>
      <vt:variant>
        <vt:lpwstr/>
      </vt:variant>
      <vt:variant>
        <vt:i4>5374032</vt:i4>
      </vt:variant>
      <vt:variant>
        <vt:i4>396</vt:i4>
      </vt:variant>
      <vt:variant>
        <vt:i4>0</vt:i4>
      </vt:variant>
      <vt:variant>
        <vt:i4>5</vt:i4>
      </vt:variant>
      <vt:variant>
        <vt:lpwstr>https://www.stat.cmu.edu/~cshalizi/uADA/12/lectures/ch12.pdf.</vt:lpwstr>
      </vt:variant>
      <vt:variant>
        <vt:lpwstr/>
      </vt:variant>
      <vt:variant>
        <vt:i4>5373988</vt:i4>
      </vt:variant>
      <vt:variant>
        <vt:i4>393</vt:i4>
      </vt:variant>
      <vt:variant>
        <vt:i4>0</vt:i4>
      </vt:variant>
      <vt:variant>
        <vt:i4>5</vt:i4>
      </vt:variant>
      <vt:variant>
        <vt:lpwstr>https://joaquinamatrodrigo.github.io/skforecast/0.7.0/user_guides/forecasting-sarimax-arima.html.</vt:lpwstr>
      </vt:variant>
      <vt:variant>
        <vt:lpwstr/>
      </vt:variant>
      <vt:variant>
        <vt:i4>1048628</vt:i4>
      </vt:variant>
      <vt:variant>
        <vt:i4>386</vt:i4>
      </vt:variant>
      <vt:variant>
        <vt:i4>0</vt:i4>
      </vt:variant>
      <vt:variant>
        <vt:i4>5</vt:i4>
      </vt:variant>
      <vt:variant>
        <vt:lpwstr/>
      </vt:variant>
      <vt:variant>
        <vt:lpwstr>_Toc160103534</vt:lpwstr>
      </vt:variant>
      <vt:variant>
        <vt:i4>1048628</vt:i4>
      </vt:variant>
      <vt:variant>
        <vt:i4>380</vt:i4>
      </vt:variant>
      <vt:variant>
        <vt:i4>0</vt:i4>
      </vt:variant>
      <vt:variant>
        <vt:i4>5</vt:i4>
      </vt:variant>
      <vt:variant>
        <vt:lpwstr/>
      </vt:variant>
      <vt:variant>
        <vt:lpwstr>_Toc160103533</vt:lpwstr>
      </vt:variant>
      <vt:variant>
        <vt:i4>1048628</vt:i4>
      </vt:variant>
      <vt:variant>
        <vt:i4>374</vt:i4>
      </vt:variant>
      <vt:variant>
        <vt:i4>0</vt:i4>
      </vt:variant>
      <vt:variant>
        <vt:i4>5</vt:i4>
      </vt:variant>
      <vt:variant>
        <vt:lpwstr/>
      </vt:variant>
      <vt:variant>
        <vt:lpwstr>_Toc160103532</vt:lpwstr>
      </vt:variant>
      <vt:variant>
        <vt:i4>1048628</vt:i4>
      </vt:variant>
      <vt:variant>
        <vt:i4>368</vt:i4>
      </vt:variant>
      <vt:variant>
        <vt:i4>0</vt:i4>
      </vt:variant>
      <vt:variant>
        <vt:i4>5</vt:i4>
      </vt:variant>
      <vt:variant>
        <vt:lpwstr/>
      </vt:variant>
      <vt:variant>
        <vt:lpwstr>_Toc160103531</vt:lpwstr>
      </vt:variant>
      <vt:variant>
        <vt:i4>1048628</vt:i4>
      </vt:variant>
      <vt:variant>
        <vt:i4>362</vt:i4>
      </vt:variant>
      <vt:variant>
        <vt:i4>0</vt:i4>
      </vt:variant>
      <vt:variant>
        <vt:i4>5</vt:i4>
      </vt:variant>
      <vt:variant>
        <vt:lpwstr/>
      </vt:variant>
      <vt:variant>
        <vt:lpwstr>_Toc160103530</vt:lpwstr>
      </vt:variant>
      <vt:variant>
        <vt:i4>1114164</vt:i4>
      </vt:variant>
      <vt:variant>
        <vt:i4>356</vt:i4>
      </vt:variant>
      <vt:variant>
        <vt:i4>0</vt:i4>
      </vt:variant>
      <vt:variant>
        <vt:i4>5</vt:i4>
      </vt:variant>
      <vt:variant>
        <vt:lpwstr/>
      </vt:variant>
      <vt:variant>
        <vt:lpwstr>_Toc160103529</vt:lpwstr>
      </vt:variant>
      <vt:variant>
        <vt:i4>1114164</vt:i4>
      </vt:variant>
      <vt:variant>
        <vt:i4>350</vt:i4>
      </vt:variant>
      <vt:variant>
        <vt:i4>0</vt:i4>
      </vt:variant>
      <vt:variant>
        <vt:i4>5</vt:i4>
      </vt:variant>
      <vt:variant>
        <vt:lpwstr/>
      </vt:variant>
      <vt:variant>
        <vt:lpwstr>_Toc160103528</vt:lpwstr>
      </vt:variant>
      <vt:variant>
        <vt:i4>1114164</vt:i4>
      </vt:variant>
      <vt:variant>
        <vt:i4>344</vt:i4>
      </vt:variant>
      <vt:variant>
        <vt:i4>0</vt:i4>
      </vt:variant>
      <vt:variant>
        <vt:i4>5</vt:i4>
      </vt:variant>
      <vt:variant>
        <vt:lpwstr/>
      </vt:variant>
      <vt:variant>
        <vt:lpwstr>_Toc160103527</vt:lpwstr>
      </vt:variant>
      <vt:variant>
        <vt:i4>1114164</vt:i4>
      </vt:variant>
      <vt:variant>
        <vt:i4>338</vt:i4>
      </vt:variant>
      <vt:variant>
        <vt:i4>0</vt:i4>
      </vt:variant>
      <vt:variant>
        <vt:i4>5</vt:i4>
      </vt:variant>
      <vt:variant>
        <vt:lpwstr/>
      </vt:variant>
      <vt:variant>
        <vt:lpwstr>_Toc160103526</vt:lpwstr>
      </vt:variant>
      <vt:variant>
        <vt:i4>1114164</vt:i4>
      </vt:variant>
      <vt:variant>
        <vt:i4>332</vt:i4>
      </vt:variant>
      <vt:variant>
        <vt:i4>0</vt:i4>
      </vt:variant>
      <vt:variant>
        <vt:i4>5</vt:i4>
      </vt:variant>
      <vt:variant>
        <vt:lpwstr/>
      </vt:variant>
      <vt:variant>
        <vt:lpwstr>_Toc160103525</vt:lpwstr>
      </vt:variant>
      <vt:variant>
        <vt:i4>1114164</vt:i4>
      </vt:variant>
      <vt:variant>
        <vt:i4>326</vt:i4>
      </vt:variant>
      <vt:variant>
        <vt:i4>0</vt:i4>
      </vt:variant>
      <vt:variant>
        <vt:i4>5</vt:i4>
      </vt:variant>
      <vt:variant>
        <vt:lpwstr/>
      </vt:variant>
      <vt:variant>
        <vt:lpwstr>_Toc160103524</vt:lpwstr>
      </vt:variant>
      <vt:variant>
        <vt:i4>1114164</vt:i4>
      </vt:variant>
      <vt:variant>
        <vt:i4>320</vt:i4>
      </vt:variant>
      <vt:variant>
        <vt:i4>0</vt:i4>
      </vt:variant>
      <vt:variant>
        <vt:i4>5</vt:i4>
      </vt:variant>
      <vt:variant>
        <vt:lpwstr/>
      </vt:variant>
      <vt:variant>
        <vt:lpwstr>_Toc160103523</vt:lpwstr>
      </vt:variant>
      <vt:variant>
        <vt:i4>1114164</vt:i4>
      </vt:variant>
      <vt:variant>
        <vt:i4>314</vt:i4>
      </vt:variant>
      <vt:variant>
        <vt:i4>0</vt:i4>
      </vt:variant>
      <vt:variant>
        <vt:i4>5</vt:i4>
      </vt:variant>
      <vt:variant>
        <vt:lpwstr/>
      </vt:variant>
      <vt:variant>
        <vt:lpwstr>_Toc160103522</vt:lpwstr>
      </vt:variant>
      <vt:variant>
        <vt:i4>1114164</vt:i4>
      </vt:variant>
      <vt:variant>
        <vt:i4>308</vt:i4>
      </vt:variant>
      <vt:variant>
        <vt:i4>0</vt:i4>
      </vt:variant>
      <vt:variant>
        <vt:i4>5</vt:i4>
      </vt:variant>
      <vt:variant>
        <vt:lpwstr/>
      </vt:variant>
      <vt:variant>
        <vt:lpwstr>_Toc160103521</vt:lpwstr>
      </vt:variant>
      <vt:variant>
        <vt:i4>1114164</vt:i4>
      </vt:variant>
      <vt:variant>
        <vt:i4>302</vt:i4>
      </vt:variant>
      <vt:variant>
        <vt:i4>0</vt:i4>
      </vt:variant>
      <vt:variant>
        <vt:i4>5</vt:i4>
      </vt:variant>
      <vt:variant>
        <vt:lpwstr/>
      </vt:variant>
      <vt:variant>
        <vt:lpwstr>_Toc160103520</vt:lpwstr>
      </vt:variant>
      <vt:variant>
        <vt:i4>1179700</vt:i4>
      </vt:variant>
      <vt:variant>
        <vt:i4>296</vt:i4>
      </vt:variant>
      <vt:variant>
        <vt:i4>0</vt:i4>
      </vt:variant>
      <vt:variant>
        <vt:i4>5</vt:i4>
      </vt:variant>
      <vt:variant>
        <vt:lpwstr/>
      </vt:variant>
      <vt:variant>
        <vt:lpwstr>_Toc160103519</vt:lpwstr>
      </vt:variant>
      <vt:variant>
        <vt:i4>1179700</vt:i4>
      </vt:variant>
      <vt:variant>
        <vt:i4>290</vt:i4>
      </vt:variant>
      <vt:variant>
        <vt:i4>0</vt:i4>
      </vt:variant>
      <vt:variant>
        <vt:i4>5</vt:i4>
      </vt:variant>
      <vt:variant>
        <vt:lpwstr/>
      </vt:variant>
      <vt:variant>
        <vt:lpwstr>_Toc160103518</vt:lpwstr>
      </vt:variant>
      <vt:variant>
        <vt:i4>1179700</vt:i4>
      </vt:variant>
      <vt:variant>
        <vt:i4>284</vt:i4>
      </vt:variant>
      <vt:variant>
        <vt:i4>0</vt:i4>
      </vt:variant>
      <vt:variant>
        <vt:i4>5</vt:i4>
      </vt:variant>
      <vt:variant>
        <vt:lpwstr/>
      </vt:variant>
      <vt:variant>
        <vt:lpwstr>_Toc160103517</vt:lpwstr>
      </vt:variant>
      <vt:variant>
        <vt:i4>1179700</vt:i4>
      </vt:variant>
      <vt:variant>
        <vt:i4>278</vt:i4>
      </vt:variant>
      <vt:variant>
        <vt:i4>0</vt:i4>
      </vt:variant>
      <vt:variant>
        <vt:i4>5</vt:i4>
      </vt:variant>
      <vt:variant>
        <vt:lpwstr/>
      </vt:variant>
      <vt:variant>
        <vt:lpwstr>_Toc160103516</vt:lpwstr>
      </vt:variant>
      <vt:variant>
        <vt:i4>1179700</vt:i4>
      </vt:variant>
      <vt:variant>
        <vt:i4>272</vt:i4>
      </vt:variant>
      <vt:variant>
        <vt:i4>0</vt:i4>
      </vt:variant>
      <vt:variant>
        <vt:i4>5</vt:i4>
      </vt:variant>
      <vt:variant>
        <vt:lpwstr/>
      </vt:variant>
      <vt:variant>
        <vt:lpwstr>_Toc160103515</vt:lpwstr>
      </vt:variant>
      <vt:variant>
        <vt:i4>1179700</vt:i4>
      </vt:variant>
      <vt:variant>
        <vt:i4>266</vt:i4>
      </vt:variant>
      <vt:variant>
        <vt:i4>0</vt:i4>
      </vt:variant>
      <vt:variant>
        <vt:i4>5</vt:i4>
      </vt:variant>
      <vt:variant>
        <vt:lpwstr/>
      </vt:variant>
      <vt:variant>
        <vt:lpwstr>_Toc160103514</vt:lpwstr>
      </vt:variant>
      <vt:variant>
        <vt:i4>1179700</vt:i4>
      </vt:variant>
      <vt:variant>
        <vt:i4>260</vt:i4>
      </vt:variant>
      <vt:variant>
        <vt:i4>0</vt:i4>
      </vt:variant>
      <vt:variant>
        <vt:i4>5</vt:i4>
      </vt:variant>
      <vt:variant>
        <vt:lpwstr/>
      </vt:variant>
      <vt:variant>
        <vt:lpwstr>_Toc160103513</vt:lpwstr>
      </vt:variant>
      <vt:variant>
        <vt:i4>1179700</vt:i4>
      </vt:variant>
      <vt:variant>
        <vt:i4>254</vt:i4>
      </vt:variant>
      <vt:variant>
        <vt:i4>0</vt:i4>
      </vt:variant>
      <vt:variant>
        <vt:i4>5</vt:i4>
      </vt:variant>
      <vt:variant>
        <vt:lpwstr/>
      </vt:variant>
      <vt:variant>
        <vt:lpwstr>_Toc160103512</vt:lpwstr>
      </vt:variant>
      <vt:variant>
        <vt:i4>1179700</vt:i4>
      </vt:variant>
      <vt:variant>
        <vt:i4>248</vt:i4>
      </vt:variant>
      <vt:variant>
        <vt:i4>0</vt:i4>
      </vt:variant>
      <vt:variant>
        <vt:i4>5</vt:i4>
      </vt:variant>
      <vt:variant>
        <vt:lpwstr/>
      </vt:variant>
      <vt:variant>
        <vt:lpwstr>_Toc160103511</vt:lpwstr>
      </vt:variant>
      <vt:variant>
        <vt:i4>1179700</vt:i4>
      </vt:variant>
      <vt:variant>
        <vt:i4>242</vt:i4>
      </vt:variant>
      <vt:variant>
        <vt:i4>0</vt:i4>
      </vt:variant>
      <vt:variant>
        <vt:i4>5</vt:i4>
      </vt:variant>
      <vt:variant>
        <vt:lpwstr/>
      </vt:variant>
      <vt:variant>
        <vt:lpwstr>_Toc160103510</vt:lpwstr>
      </vt:variant>
      <vt:variant>
        <vt:i4>1245236</vt:i4>
      </vt:variant>
      <vt:variant>
        <vt:i4>236</vt:i4>
      </vt:variant>
      <vt:variant>
        <vt:i4>0</vt:i4>
      </vt:variant>
      <vt:variant>
        <vt:i4>5</vt:i4>
      </vt:variant>
      <vt:variant>
        <vt:lpwstr/>
      </vt:variant>
      <vt:variant>
        <vt:lpwstr>_Toc160103509</vt:lpwstr>
      </vt:variant>
      <vt:variant>
        <vt:i4>1245236</vt:i4>
      </vt:variant>
      <vt:variant>
        <vt:i4>230</vt:i4>
      </vt:variant>
      <vt:variant>
        <vt:i4>0</vt:i4>
      </vt:variant>
      <vt:variant>
        <vt:i4>5</vt:i4>
      </vt:variant>
      <vt:variant>
        <vt:lpwstr/>
      </vt:variant>
      <vt:variant>
        <vt:lpwstr>_Toc160103508</vt:lpwstr>
      </vt:variant>
      <vt:variant>
        <vt:i4>1245236</vt:i4>
      </vt:variant>
      <vt:variant>
        <vt:i4>224</vt:i4>
      </vt:variant>
      <vt:variant>
        <vt:i4>0</vt:i4>
      </vt:variant>
      <vt:variant>
        <vt:i4>5</vt:i4>
      </vt:variant>
      <vt:variant>
        <vt:lpwstr/>
      </vt:variant>
      <vt:variant>
        <vt:lpwstr>_Toc160103507</vt:lpwstr>
      </vt:variant>
      <vt:variant>
        <vt:i4>1245236</vt:i4>
      </vt:variant>
      <vt:variant>
        <vt:i4>218</vt:i4>
      </vt:variant>
      <vt:variant>
        <vt:i4>0</vt:i4>
      </vt:variant>
      <vt:variant>
        <vt:i4>5</vt:i4>
      </vt:variant>
      <vt:variant>
        <vt:lpwstr/>
      </vt:variant>
      <vt:variant>
        <vt:lpwstr>_Toc160103506</vt:lpwstr>
      </vt:variant>
      <vt:variant>
        <vt:i4>1245236</vt:i4>
      </vt:variant>
      <vt:variant>
        <vt:i4>212</vt:i4>
      </vt:variant>
      <vt:variant>
        <vt:i4>0</vt:i4>
      </vt:variant>
      <vt:variant>
        <vt:i4>5</vt:i4>
      </vt:variant>
      <vt:variant>
        <vt:lpwstr/>
      </vt:variant>
      <vt:variant>
        <vt:lpwstr>_Toc160103505</vt:lpwstr>
      </vt:variant>
      <vt:variant>
        <vt:i4>1245236</vt:i4>
      </vt:variant>
      <vt:variant>
        <vt:i4>206</vt:i4>
      </vt:variant>
      <vt:variant>
        <vt:i4>0</vt:i4>
      </vt:variant>
      <vt:variant>
        <vt:i4>5</vt:i4>
      </vt:variant>
      <vt:variant>
        <vt:lpwstr/>
      </vt:variant>
      <vt:variant>
        <vt:lpwstr>_Toc160103504</vt:lpwstr>
      </vt:variant>
      <vt:variant>
        <vt:i4>1245236</vt:i4>
      </vt:variant>
      <vt:variant>
        <vt:i4>200</vt:i4>
      </vt:variant>
      <vt:variant>
        <vt:i4>0</vt:i4>
      </vt:variant>
      <vt:variant>
        <vt:i4>5</vt:i4>
      </vt:variant>
      <vt:variant>
        <vt:lpwstr/>
      </vt:variant>
      <vt:variant>
        <vt:lpwstr>_Toc160103503</vt:lpwstr>
      </vt:variant>
      <vt:variant>
        <vt:i4>1245236</vt:i4>
      </vt:variant>
      <vt:variant>
        <vt:i4>194</vt:i4>
      </vt:variant>
      <vt:variant>
        <vt:i4>0</vt:i4>
      </vt:variant>
      <vt:variant>
        <vt:i4>5</vt:i4>
      </vt:variant>
      <vt:variant>
        <vt:lpwstr/>
      </vt:variant>
      <vt:variant>
        <vt:lpwstr>_Toc160103502</vt:lpwstr>
      </vt:variant>
      <vt:variant>
        <vt:i4>1245236</vt:i4>
      </vt:variant>
      <vt:variant>
        <vt:i4>188</vt:i4>
      </vt:variant>
      <vt:variant>
        <vt:i4>0</vt:i4>
      </vt:variant>
      <vt:variant>
        <vt:i4>5</vt:i4>
      </vt:variant>
      <vt:variant>
        <vt:lpwstr/>
      </vt:variant>
      <vt:variant>
        <vt:lpwstr>_Toc160103501</vt:lpwstr>
      </vt:variant>
      <vt:variant>
        <vt:i4>1245236</vt:i4>
      </vt:variant>
      <vt:variant>
        <vt:i4>182</vt:i4>
      </vt:variant>
      <vt:variant>
        <vt:i4>0</vt:i4>
      </vt:variant>
      <vt:variant>
        <vt:i4>5</vt:i4>
      </vt:variant>
      <vt:variant>
        <vt:lpwstr/>
      </vt:variant>
      <vt:variant>
        <vt:lpwstr>_Toc160103500</vt:lpwstr>
      </vt:variant>
      <vt:variant>
        <vt:i4>1703989</vt:i4>
      </vt:variant>
      <vt:variant>
        <vt:i4>176</vt:i4>
      </vt:variant>
      <vt:variant>
        <vt:i4>0</vt:i4>
      </vt:variant>
      <vt:variant>
        <vt:i4>5</vt:i4>
      </vt:variant>
      <vt:variant>
        <vt:lpwstr/>
      </vt:variant>
      <vt:variant>
        <vt:lpwstr>_Toc160103499</vt:lpwstr>
      </vt:variant>
      <vt:variant>
        <vt:i4>1703989</vt:i4>
      </vt:variant>
      <vt:variant>
        <vt:i4>170</vt:i4>
      </vt:variant>
      <vt:variant>
        <vt:i4>0</vt:i4>
      </vt:variant>
      <vt:variant>
        <vt:i4>5</vt:i4>
      </vt:variant>
      <vt:variant>
        <vt:lpwstr/>
      </vt:variant>
      <vt:variant>
        <vt:lpwstr>_Toc160103498</vt:lpwstr>
      </vt:variant>
      <vt:variant>
        <vt:i4>1703989</vt:i4>
      </vt:variant>
      <vt:variant>
        <vt:i4>164</vt:i4>
      </vt:variant>
      <vt:variant>
        <vt:i4>0</vt:i4>
      </vt:variant>
      <vt:variant>
        <vt:i4>5</vt:i4>
      </vt:variant>
      <vt:variant>
        <vt:lpwstr/>
      </vt:variant>
      <vt:variant>
        <vt:lpwstr>_Toc160103497</vt:lpwstr>
      </vt:variant>
      <vt:variant>
        <vt:i4>1703989</vt:i4>
      </vt:variant>
      <vt:variant>
        <vt:i4>158</vt:i4>
      </vt:variant>
      <vt:variant>
        <vt:i4>0</vt:i4>
      </vt:variant>
      <vt:variant>
        <vt:i4>5</vt:i4>
      </vt:variant>
      <vt:variant>
        <vt:lpwstr/>
      </vt:variant>
      <vt:variant>
        <vt:lpwstr>_Toc160103496</vt:lpwstr>
      </vt:variant>
      <vt:variant>
        <vt:i4>1703989</vt:i4>
      </vt:variant>
      <vt:variant>
        <vt:i4>152</vt:i4>
      </vt:variant>
      <vt:variant>
        <vt:i4>0</vt:i4>
      </vt:variant>
      <vt:variant>
        <vt:i4>5</vt:i4>
      </vt:variant>
      <vt:variant>
        <vt:lpwstr/>
      </vt:variant>
      <vt:variant>
        <vt:lpwstr>_Toc160103495</vt:lpwstr>
      </vt:variant>
      <vt:variant>
        <vt:i4>1703989</vt:i4>
      </vt:variant>
      <vt:variant>
        <vt:i4>146</vt:i4>
      </vt:variant>
      <vt:variant>
        <vt:i4>0</vt:i4>
      </vt:variant>
      <vt:variant>
        <vt:i4>5</vt:i4>
      </vt:variant>
      <vt:variant>
        <vt:lpwstr/>
      </vt:variant>
      <vt:variant>
        <vt:lpwstr>_Toc160103494</vt:lpwstr>
      </vt:variant>
      <vt:variant>
        <vt:i4>1703989</vt:i4>
      </vt:variant>
      <vt:variant>
        <vt:i4>140</vt:i4>
      </vt:variant>
      <vt:variant>
        <vt:i4>0</vt:i4>
      </vt:variant>
      <vt:variant>
        <vt:i4>5</vt:i4>
      </vt:variant>
      <vt:variant>
        <vt:lpwstr/>
      </vt:variant>
      <vt:variant>
        <vt:lpwstr>_Toc160103493</vt:lpwstr>
      </vt:variant>
      <vt:variant>
        <vt:i4>1703989</vt:i4>
      </vt:variant>
      <vt:variant>
        <vt:i4>134</vt:i4>
      </vt:variant>
      <vt:variant>
        <vt:i4>0</vt:i4>
      </vt:variant>
      <vt:variant>
        <vt:i4>5</vt:i4>
      </vt:variant>
      <vt:variant>
        <vt:lpwstr/>
      </vt:variant>
      <vt:variant>
        <vt:lpwstr>_Toc160103492</vt:lpwstr>
      </vt:variant>
      <vt:variant>
        <vt:i4>1703989</vt:i4>
      </vt:variant>
      <vt:variant>
        <vt:i4>128</vt:i4>
      </vt:variant>
      <vt:variant>
        <vt:i4>0</vt:i4>
      </vt:variant>
      <vt:variant>
        <vt:i4>5</vt:i4>
      </vt:variant>
      <vt:variant>
        <vt:lpwstr/>
      </vt:variant>
      <vt:variant>
        <vt:lpwstr>_Toc160103491</vt:lpwstr>
      </vt:variant>
      <vt:variant>
        <vt:i4>1703989</vt:i4>
      </vt:variant>
      <vt:variant>
        <vt:i4>122</vt:i4>
      </vt:variant>
      <vt:variant>
        <vt:i4>0</vt:i4>
      </vt:variant>
      <vt:variant>
        <vt:i4>5</vt:i4>
      </vt:variant>
      <vt:variant>
        <vt:lpwstr/>
      </vt:variant>
      <vt:variant>
        <vt:lpwstr>_Toc160103490</vt:lpwstr>
      </vt:variant>
      <vt:variant>
        <vt:i4>1769525</vt:i4>
      </vt:variant>
      <vt:variant>
        <vt:i4>116</vt:i4>
      </vt:variant>
      <vt:variant>
        <vt:i4>0</vt:i4>
      </vt:variant>
      <vt:variant>
        <vt:i4>5</vt:i4>
      </vt:variant>
      <vt:variant>
        <vt:lpwstr/>
      </vt:variant>
      <vt:variant>
        <vt:lpwstr>_Toc160103489</vt:lpwstr>
      </vt:variant>
      <vt:variant>
        <vt:i4>1769525</vt:i4>
      </vt:variant>
      <vt:variant>
        <vt:i4>110</vt:i4>
      </vt:variant>
      <vt:variant>
        <vt:i4>0</vt:i4>
      </vt:variant>
      <vt:variant>
        <vt:i4>5</vt:i4>
      </vt:variant>
      <vt:variant>
        <vt:lpwstr/>
      </vt:variant>
      <vt:variant>
        <vt:lpwstr>_Toc160103488</vt:lpwstr>
      </vt:variant>
      <vt:variant>
        <vt:i4>1769525</vt:i4>
      </vt:variant>
      <vt:variant>
        <vt:i4>104</vt:i4>
      </vt:variant>
      <vt:variant>
        <vt:i4>0</vt:i4>
      </vt:variant>
      <vt:variant>
        <vt:i4>5</vt:i4>
      </vt:variant>
      <vt:variant>
        <vt:lpwstr/>
      </vt:variant>
      <vt:variant>
        <vt:lpwstr>_Toc160103487</vt:lpwstr>
      </vt:variant>
      <vt:variant>
        <vt:i4>1769525</vt:i4>
      </vt:variant>
      <vt:variant>
        <vt:i4>98</vt:i4>
      </vt:variant>
      <vt:variant>
        <vt:i4>0</vt:i4>
      </vt:variant>
      <vt:variant>
        <vt:i4>5</vt:i4>
      </vt:variant>
      <vt:variant>
        <vt:lpwstr/>
      </vt:variant>
      <vt:variant>
        <vt:lpwstr>_Toc160103486</vt:lpwstr>
      </vt:variant>
      <vt:variant>
        <vt:i4>1769525</vt:i4>
      </vt:variant>
      <vt:variant>
        <vt:i4>92</vt:i4>
      </vt:variant>
      <vt:variant>
        <vt:i4>0</vt:i4>
      </vt:variant>
      <vt:variant>
        <vt:i4>5</vt:i4>
      </vt:variant>
      <vt:variant>
        <vt:lpwstr/>
      </vt:variant>
      <vt:variant>
        <vt:lpwstr>_Toc160103485</vt:lpwstr>
      </vt:variant>
      <vt:variant>
        <vt:i4>1769525</vt:i4>
      </vt:variant>
      <vt:variant>
        <vt:i4>86</vt:i4>
      </vt:variant>
      <vt:variant>
        <vt:i4>0</vt:i4>
      </vt:variant>
      <vt:variant>
        <vt:i4>5</vt:i4>
      </vt:variant>
      <vt:variant>
        <vt:lpwstr/>
      </vt:variant>
      <vt:variant>
        <vt:lpwstr>_Toc160103484</vt:lpwstr>
      </vt:variant>
      <vt:variant>
        <vt:i4>1769525</vt:i4>
      </vt:variant>
      <vt:variant>
        <vt:i4>80</vt:i4>
      </vt:variant>
      <vt:variant>
        <vt:i4>0</vt:i4>
      </vt:variant>
      <vt:variant>
        <vt:i4>5</vt:i4>
      </vt:variant>
      <vt:variant>
        <vt:lpwstr/>
      </vt:variant>
      <vt:variant>
        <vt:lpwstr>_Toc160103483</vt:lpwstr>
      </vt:variant>
      <vt:variant>
        <vt:i4>1769525</vt:i4>
      </vt:variant>
      <vt:variant>
        <vt:i4>74</vt:i4>
      </vt:variant>
      <vt:variant>
        <vt:i4>0</vt:i4>
      </vt:variant>
      <vt:variant>
        <vt:i4>5</vt:i4>
      </vt:variant>
      <vt:variant>
        <vt:lpwstr/>
      </vt:variant>
      <vt:variant>
        <vt:lpwstr>_Toc160103482</vt:lpwstr>
      </vt:variant>
      <vt:variant>
        <vt:i4>1769525</vt:i4>
      </vt:variant>
      <vt:variant>
        <vt:i4>68</vt:i4>
      </vt:variant>
      <vt:variant>
        <vt:i4>0</vt:i4>
      </vt:variant>
      <vt:variant>
        <vt:i4>5</vt:i4>
      </vt:variant>
      <vt:variant>
        <vt:lpwstr/>
      </vt:variant>
      <vt:variant>
        <vt:lpwstr>_Toc160103481</vt:lpwstr>
      </vt:variant>
      <vt:variant>
        <vt:i4>1769525</vt:i4>
      </vt:variant>
      <vt:variant>
        <vt:i4>62</vt:i4>
      </vt:variant>
      <vt:variant>
        <vt:i4>0</vt:i4>
      </vt:variant>
      <vt:variant>
        <vt:i4>5</vt:i4>
      </vt:variant>
      <vt:variant>
        <vt:lpwstr/>
      </vt:variant>
      <vt:variant>
        <vt:lpwstr>_Toc160103480</vt:lpwstr>
      </vt:variant>
      <vt:variant>
        <vt:i4>1310773</vt:i4>
      </vt:variant>
      <vt:variant>
        <vt:i4>56</vt:i4>
      </vt:variant>
      <vt:variant>
        <vt:i4>0</vt:i4>
      </vt:variant>
      <vt:variant>
        <vt:i4>5</vt:i4>
      </vt:variant>
      <vt:variant>
        <vt:lpwstr/>
      </vt:variant>
      <vt:variant>
        <vt:lpwstr>_Toc160103479</vt:lpwstr>
      </vt:variant>
      <vt:variant>
        <vt:i4>1310773</vt:i4>
      </vt:variant>
      <vt:variant>
        <vt:i4>50</vt:i4>
      </vt:variant>
      <vt:variant>
        <vt:i4>0</vt:i4>
      </vt:variant>
      <vt:variant>
        <vt:i4>5</vt:i4>
      </vt:variant>
      <vt:variant>
        <vt:lpwstr/>
      </vt:variant>
      <vt:variant>
        <vt:lpwstr>_Toc160103478</vt:lpwstr>
      </vt:variant>
      <vt:variant>
        <vt:i4>1310773</vt:i4>
      </vt:variant>
      <vt:variant>
        <vt:i4>44</vt:i4>
      </vt:variant>
      <vt:variant>
        <vt:i4>0</vt:i4>
      </vt:variant>
      <vt:variant>
        <vt:i4>5</vt:i4>
      </vt:variant>
      <vt:variant>
        <vt:lpwstr/>
      </vt:variant>
      <vt:variant>
        <vt:lpwstr>_Toc160103477</vt:lpwstr>
      </vt:variant>
      <vt:variant>
        <vt:i4>1310773</vt:i4>
      </vt:variant>
      <vt:variant>
        <vt:i4>38</vt:i4>
      </vt:variant>
      <vt:variant>
        <vt:i4>0</vt:i4>
      </vt:variant>
      <vt:variant>
        <vt:i4>5</vt:i4>
      </vt:variant>
      <vt:variant>
        <vt:lpwstr/>
      </vt:variant>
      <vt:variant>
        <vt:lpwstr>_Toc160103476</vt:lpwstr>
      </vt:variant>
      <vt:variant>
        <vt:i4>1310773</vt:i4>
      </vt:variant>
      <vt:variant>
        <vt:i4>32</vt:i4>
      </vt:variant>
      <vt:variant>
        <vt:i4>0</vt:i4>
      </vt:variant>
      <vt:variant>
        <vt:i4>5</vt:i4>
      </vt:variant>
      <vt:variant>
        <vt:lpwstr/>
      </vt:variant>
      <vt:variant>
        <vt:lpwstr>_Toc160103475</vt:lpwstr>
      </vt:variant>
      <vt:variant>
        <vt:i4>1310773</vt:i4>
      </vt:variant>
      <vt:variant>
        <vt:i4>26</vt:i4>
      </vt:variant>
      <vt:variant>
        <vt:i4>0</vt:i4>
      </vt:variant>
      <vt:variant>
        <vt:i4>5</vt:i4>
      </vt:variant>
      <vt:variant>
        <vt:lpwstr/>
      </vt:variant>
      <vt:variant>
        <vt:lpwstr>_Toc160103474</vt:lpwstr>
      </vt:variant>
      <vt:variant>
        <vt:i4>1310773</vt:i4>
      </vt:variant>
      <vt:variant>
        <vt:i4>20</vt:i4>
      </vt:variant>
      <vt:variant>
        <vt:i4>0</vt:i4>
      </vt:variant>
      <vt:variant>
        <vt:i4>5</vt:i4>
      </vt:variant>
      <vt:variant>
        <vt:lpwstr/>
      </vt:variant>
      <vt:variant>
        <vt:lpwstr>_Toc160103473</vt:lpwstr>
      </vt:variant>
      <vt:variant>
        <vt:i4>1310773</vt:i4>
      </vt:variant>
      <vt:variant>
        <vt:i4>14</vt:i4>
      </vt:variant>
      <vt:variant>
        <vt:i4>0</vt:i4>
      </vt:variant>
      <vt:variant>
        <vt:i4>5</vt:i4>
      </vt:variant>
      <vt:variant>
        <vt:lpwstr/>
      </vt:variant>
      <vt:variant>
        <vt:lpwstr>_Toc160103472</vt:lpwstr>
      </vt:variant>
      <vt:variant>
        <vt:i4>1310773</vt:i4>
      </vt:variant>
      <vt:variant>
        <vt:i4>8</vt:i4>
      </vt:variant>
      <vt:variant>
        <vt:i4>0</vt:i4>
      </vt:variant>
      <vt:variant>
        <vt:i4>5</vt:i4>
      </vt:variant>
      <vt:variant>
        <vt:lpwstr/>
      </vt:variant>
      <vt:variant>
        <vt:lpwstr>_Toc160103471</vt:lpwstr>
      </vt:variant>
      <vt:variant>
        <vt:i4>1310773</vt:i4>
      </vt:variant>
      <vt:variant>
        <vt:i4>2</vt:i4>
      </vt:variant>
      <vt:variant>
        <vt:i4>0</vt:i4>
      </vt:variant>
      <vt:variant>
        <vt:i4>5</vt:i4>
      </vt:variant>
      <vt:variant>
        <vt:lpwstr/>
      </vt:variant>
      <vt:variant>
        <vt:lpwstr>_Toc160103470</vt:lpwstr>
      </vt:variant>
      <vt:variant>
        <vt:i4>7798869</vt:i4>
      </vt:variant>
      <vt:variant>
        <vt:i4>18</vt:i4>
      </vt:variant>
      <vt:variant>
        <vt:i4>0</vt:i4>
      </vt:variant>
      <vt:variant>
        <vt:i4>5</vt:i4>
      </vt:variant>
      <vt:variant>
        <vt:lpwstr>https://scholar.google.com/scholar?hl=en&amp;as_sdt=0%2C5&amp;q=Dealing+with+Missing+Values+in+Data&amp;btnG=</vt:lpwstr>
      </vt:variant>
      <vt:variant>
        <vt:lpwstr/>
      </vt:variant>
      <vt:variant>
        <vt:i4>4587598</vt:i4>
      </vt:variant>
      <vt:variant>
        <vt:i4>15</vt:i4>
      </vt:variant>
      <vt:variant>
        <vt:i4>0</vt:i4>
      </vt:variant>
      <vt:variant>
        <vt:i4>5</vt:i4>
      </vt:variant>
      <vt:variant>
        <vt:lpwstr>https://ieeexplore.ieee.org/document/7823957?denied=</vt:lpwstr>
      </vt:variant>
      <vt:variant>
        <vt:lpwstr/>
      </vt:variant>
      <vt:variant>
        <vt:i4>6094927</vt:i4>
      </vt:variant>
      <vt:variant>
        <vt:i4>12</vt:i4>
      </vt:variant>
      <vt:variant>
        <vt:i4>0</vt:i4>
      </vt:variant>
      <vt:variant>
        <vt:i4>5</vt:i4>
      </vt:variant>
      <vt:variant>
        <vt:lpwstr>https://www.semanticscholar.org/paper/A-Distance-Threshold-kNN-Method-for-Imputing-Data-Cheng-Huang/f76eb34c8db288bf390f0f136d8d3ed047b52920</vt:lpwstr>
      </vt:variant>
      <vt:variant>
        <vt:lpwstr/>
      </vt:variant>
      <vt:variant>
        <vt:i4>4587598</vt:i4>
      </vt:variant>
      <vt:variant>
        <vt:i4>9</vt:i4>
      </vt:variant>
      <vt:variant>
        <vt:i4>0</vt:i4>
      </vt:variant>
      <vt:variant>
        <vt:i4>5</vt:i4>
      </vt:variant>
      <vt:variant>
        <vt:lpwstr>https://ieeexplore.ieee.org/document/7823957?denied=</vt:lpwstr>
      </vt:variant>
      <vt:variant>
        <vt:lpwstr/>
      </vt:variant>
      <vt:variant>
        <vt:i4>2359419</vt:i4>
      </vt:variant>
      <vt:variant>
        <vt:i4>6</vt:i4>
      </vt:variant>
      <vt:variant>
        <vt:i4>0</vt:i4>
      </vt:variant>
      <vt:variant>
        <vt:i4>5</vt:i4>
      </vt:variant>
      <vt:variant>
        <vt:lpwstr>https://www.tandfonline.com/doi/full/10.1080/08839514.2019.1637138</vt:lpwstr>
      </vt:variant>
      <vt:variant>
        <vt:lpwstr/>
      </vt:variant>
      <vt:variant>
        <vt:i4>2949194</vt:i4>
      </vt:variant>
      <vt:variant>
        <vt:i4>3</vt:i4>
      </vt:variant>
      <vt:variant>
        <vt:i4>0</vt:i4>
      </vt:variant>
      <vt:variant>
        <vt:i4>5</vt:i4>
      </vt:variant>
      <vt:variant>
        <vt:lpwstr>https://medium.com/@nahmed3536/the-motivation-for-train-test-split-2b1837f596c3</vt:lpwstr>
      </vt:variant>
      <vt:variant>
        <vt:lpwstr>:~:text=As%20for%20the%20train%2Dtest,causes%20(and%20vice%20versa)</vt:lpwstr>
      </vt:variant>
      <vt:variant>
        <vt:i4>2031634</vt:i4>
      </vt:variant>
      <vt:variant>
        <vt:i4>0</vt:i4>
      </vt:variant>
      <vt:variant>
        <vt:i4>0</vt:i4>
      </vt:variant>
      <vt:variant>
        <vt:i4>5</vt:i4>
      </vt:variant>
      <vt:variant>
        <vt:lpwstr>https://academic.oup.com/jrsssb/article/67/2/301/7109482</vt:lpwstr>
      </vt:variant>
      <vt:variant>
        <vt:lpwstr>400951354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Wilson</dc:creator>
  <cp:keywords/>
  <dc:description/>
  <cp:lastModifiedBy>jyotheshkar@outlook.com</cp:lastModifiedBy>
  <cp:revision>2</cp:revision>
  <dcterms:created xsi:type="dcterms:W3CDTF">2024-03-09T18:42:00Z</dcterms:created>
  <dcterms:modified xsi:type="dcterms:W3CDTF">2024-03-09T18:42:00Z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0x01010009E319CCC5FFDD4F84C35A15FBA47035</vt:lpwstr>
  </property>
  <property fmtid="{D5CDD505-2E9C-101B-9397-08002B2CF9AE}" pid="3" name="MediaServiceImageTags">
    <vt:lpwstr/>
  </property>
</Properties>
</file>